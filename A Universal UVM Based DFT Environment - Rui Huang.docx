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8B2B36" w:rsidRDefault="00861965" w:rsidP="00205F87">
      <w:pPr>
        <w:pStyle w:val="heading"/>
        <w:ind w:firstLine="0"/>
        <w:jc w:val="center"/>
        <w:rPr>
          <w:sz w:val="48"/>
          <w:szCs w:val="48"/>
        </w:rPr>
      </w:pPr>
      <w:r w:rsidRPr="008B2B36">
        <w:rPr>
          <w:rFonts w:hint="eastAsia"/>
          <w:sz w:val="48"/>
          <w:szCs w:val="48"/>
        </w:rPr>
        <w:t xml:space="preserve">A </w:t>
      </w:r>
      <w:r w:rsidR="00677134">
        <w:rPr>
          <w:sz w:val="48"/>
          <w:szCs w:val="48"/>
        </w:rPr>
        <w:t>U</w:t>
      </w:r>
      <w:r w:rsidR="00677134" w:rsidRPr="008B2B36">
        <w:rPr>
          <w:rFonts w:hint="eastAsia"/>
          <w:sz w:val="48"/>
          <w:szCs w:val="48"/>
        </w:rPr>
        <w:t xml:space="preserve">niversal </w:t>
      </w:r>
      <w:r w:rsidRPr="008B2B36">
        <w:rPr>
          <w:rFonts w:hint="eastAsia"/>
          <w:sz w:val="48"/>
          <w:szCs w:val="48"/>
        </w:rPr>
        <w:t xml:space="preserve">DFT </w:t>
      </w:r>
      <w:r w:rsidR="00677134">
        <w:rPr>
          <w:sz w:val="48"/>
          <w:szCs w:val="48"/>
        </w:rPr>
        <w:t>V</w:t>
      </w:r>
      <w:r w:rsidR="00677134" w:rsidRPr="008B2B36">
        <w:rPr>
          <w:rFonts w:hint="eastAsia"/>
          <w:sz w:val="48"/>
          <w:szCs w:val="48"/>
        </w:rPr>
        <w:t xml:space="preserve">erification </w:t>
      </w:r>
      <w:r w:rsidR="00677134">
        <w:rPr>
          <w:sz w:val="48"/>
          <w:szCs w:val="48"/>
        </w:rPr>
        <w:t>E</w:t>
      </w:r>
      <w:r w:rsidR="00677134" w:rsidRPr="008B2B36">
        <w:rPr>
          <w:rFonts w:hint="eastAsia"/>
          <w:sz w:val="48"/>
          <w:szCs w:val="48"/>
        </w:rPr>
        <w:t>nvironment</w:t>
      </w:r>
      <w:r w:rsidRPr="008B2B36">
        <w:rPr>
          <w:rFonts w:hint="eastAsia"/>
          <w:sz w:val="48"/>
          <w:szCs w:val="48"/>
        </w:rPr>
        <w:t xml:space="preserve">: Filling the </w:t>
      </w:r>
      <w:r w:rsidR="00677134">
        <w:rPr>
          <w:sz w:val="48"/>
          <w:szCs w:val="48"/>
        </w:rPr>
        <w:t>G</w:t>
      </w:r>
      <w:r w:rsidR="00677134" w:rsidRPr="008B2B36">
        <w:rPr>
          <w:rFonts w:hint="eastAsia"/>
          <w:sz w:val="48"/>
          <w:szCs w:val="48"/>
        </w:rPr>
        <w:t xml:space="preserve">ap </w:t>
      </w:r>
      <w:r w:rsidRPr="008B2B36">
        <w:rPr>
          <w:rFonts w:hint="eastAsia"/>
          <w:sz w:val="48"/>
          <w:szCs w:val="48"/>
        </w:rPr>
        <w:t xml:space="preserve">between </w:t>
      </w:r>
      <w:r w:rsidR="00677134">
        <w:rPr>
          <w:sz w:val="48"/>
          <w:szCs w:val="48"/>
        </w:rPr>
        <w:t>F</w:t>
      </w:r>
      <w:r w:rsidR="00677134" w:rsidRPr="008B2B36">
        <w:rPr>
          <w:rFonts w:hint="eastAsia"/>
          <w:sz w:val="48"/>
          <w:szCs w:val="48"/>
        </w:rPr>
        <w:t xml:space="preserve">unction </w:t>
      </w:r>
      <w:r w:rsidR="00677134">
        <w:rPr>
          <w:sz w:val="48"/>
          <w:szCs w:val="48"/>
        </w:rPr>
        <w:t>S</w:t>
      </w:r>
      <w:r w:rsidR="00677134" w:rsidRPr="008B2B36">
        <w:rPr>
          <w:rFonts w:hint="eastAsia"/>
          <w:sz w:val="48"/>
          <w:szCs w:val="48"/>
        </w:rPr>
        <w:t xml:space="preserve">imulation </w:t>
      </w:r>
      <w:r w:rsidRPr="008B2B36">
        <w:rPr>
          <w:rFonts w:hint="eastAsia"/>
          <w:sz w:val="48"/>
          <w:szCs w:val="48"/>
        </w:rPr>
        <w:t xml:space="preserve">and ATE </w:t>
      </w:r>
      <w:r w:rsidR="00677134">
        <w:rPr>
          <w:sz w:val="48"/>
          <w:szCs w:val="48"/>
        </w:rPr>
        <w:t>T</w:t>
      </w:r>
      <w:r w:rsidR="00677134" w:rsidRPr="008B2B36">
        <w:rPr>
          <w:rFonts w:hint="eastAsia"/>
          <w:sz w:val="48"/>
          <w:szCs w:val="48"/>
        </w:rPr>
        <w:t>est</w:t>
      </w:r>
    </w:p>
    <w:p w14:paraId="6C81FA61" w14:textId="77777777" w:rsidR="008B2B36" w:rsidRPr="008B2B36" w:rsidRDefault="008B2B36" w:rsidP="00205F87">
      <w:pPr>
        <w:ind w:right="4"/>
        <w:jc w:val="center"/>
        <w:rPr>
          <w:lang w:eastAsia="zh-CN"/>
        </w:rPr>
      </w:pPr>
    </w:p>
    <w:p w14:paraId="516F3AEC" w14:textId="77777777" w:rsidR="008B2B36" w:rsidRPr="008B2B36" w:rsidRDefault="008B2B36" w:rsidP="00205F87">
      <w:pPr>
        <w:ind w:right="4"/>
        <w:jc w:val="center"/>
        <w:rPr>
          <w:sz w:val="22"/>
          <w:lang w:eastAsia="zh-CN"/>
        </w:rPr>
      </w:pPr>
      <w:proofErr w:type="spellStart"/>
      <w:r w:rsidRPr="008B2B36">
        <w:rPr>
          <w:rFonts w:hint="eastAsia"/>
          <w:sz w:val="22"/>
          <w:lang w:eastAsia="zh-CN"/>
        </w:rPr>
        <w:t>Rui</w:t>
      </w:r>
      <w:proofErr w:type="spellEnd"/>
      <w:r w:rsidRPr="008B2B36">
        <w:rPr>
          <w:rFonts w:hint="eastAsia"/>
          <w:sz w:val="22"/>
          <w:lang w:eastAsia="zh-CN"/>
        </w:rPr>
        <w:t xml:space="preserve"> Huang</w:t>
      </w:r>
    </w:p>
    <w:p w14:paraId="333447ED" w14:textId="77777777" w:rsidR="00794877" w:rsidRDefault="009C50A2" w:rsidP="00205F87">
      <w:pPr>
        <w:ind w:right="4"/>
        <w:jc w:val="center"/>
        <w:rPr>
          <w:szCs w:val="22"/>
          <w:lang w:eastAsia="zh-CN"/>
        </w:rPr>
      </w:pPr>
      <w:r w:rsidRPr="003061EE">
        <w:rPr>
          <w:rFonts w:hint="eastAsia"/>
          <w:szCs w:val="22"/>
          <w:lang w:eastAsia="zh-CN"/>
        </w:rPr>
        <w:t>No.2, Science Institute South Rd.</w:t>
      </w:r>
    </w:p>
    <w:p w14:paraId="77B820EB" w14:textId="77777777" w:rsidR="008B2B36" w:rsidRDefault="009C50A2" w:rsidP="00205F87">
      <w:pPr>
        <w:ind w:right="4"/>
        <w:jc w:val="center"/>
        <w:rPr>
          <w:szCs w:val="22"/>
          <w:lang w:eastAsia="zh-CN"/>
        </w:rPr>
      </w:pPr>
      <w:proofErr w:type="spellStart"/>
      <w:r w:rsidRPr="003061EE">
        <w:rPr>
          <w:rFonts w:hint="eastAsia"/>
          <w:szCs w:val="22"/>
          <w:lang w:eastAsia="zh-CN"/>
        </w:rPr>
        <w:t>Haidian</w:t>
      </w:r>
      <w:proofErr w:type="spellEnd"/>
      <w:r w:rsidRPr="003061EE">
        <w:rPr>
          <w:rFonts w:hint="eastAsia"/>
          <w:szCs w:val="22"/>
          <w:lang w:eastAsia="zh-CN"/>
        </w:rPr>
        <w:t xml:space="preserve"> District, Beijing, </w:t>
      </w:r>
      <w:r w:rsidR="00794877">
        <w:rPr>
          <w:szCs w:val="22"/>
          <w:lang w:eastAsia="zh-CN"/>
        </w:rPr>
        <w:t xml:space="preserve">China </w:t>
      </w:r>
      <w:r w:rsidRPr="003061EE">
        <w:rPr>
          <w:rFonts w:hint="eastAsia"/>
          <w:szCs w:val="22"/>
          <w:lang w:eastAsia="zh-CN"/>
        </w:rPr>
        <w:t>100190</w:t>
      </w:r>
    </w:p>
    <w:p w14:paraId="6DD3BEB2" w14:textId="77777777" w:rsidR="003061EE" w:rsidRPr="003061EE" w:rsidRDefault="003061EE" w:rsidP="00205F87">
      <w:pPr>
        <w:ind w:right="4"/>
        <w:jc w:val="center"/>
        <w:rPr>
          <w:sz w:val="16"/>
          <w:szCs w:val="22"/>
          <w:lang w:eastAsia="zh-CN"/>
        </w:rPr>
      </w:pPr>
    </w:p>
    <w:p w14:paraId="6F479F15" w14:textId="77777777" w:rsidR="003061EE" w:rsidRPr="003061EE" w:rsidRDefault="003061EE" w:rsidP="00205F87">
      <w:pPr>
        <w:ind w:right="600"/>
        <w:rPr>
          <w:szCs w:val="22"/>
          <w:lang w:eastAsia="zh-CN"/>
        </w:rPr>
      </w:pPr>
    </w:p>
    <w:p w14:paraId="29AEE28A" w14:textId="405EC251" w:rsidR="00E05DE5" w:rsidRDefault="00F645D2" w:rsidP="00205F87">
      <w:pPr>
        <w:pStyle w:val="Abstract"/>
      </w:pPr>
      <w:r w:rsidRPr="003061EE">
        <w:rPr>
          <w:i/>
        </w:rPr>
        <w:t>Abstract</w:t>
      </w:r>
      <w:r w:rsidR="008B2B36" w:rsidRPr="003061EE">
        <w:rPr>
          <w:rFonts w:eastAsia="宋体" w:hint="eastAsia"/>
          <w:i/>
        </w:rPr>
        <w:t>-</w:t>
      </w:r>
      <w:r w:rsidRPr="003061EE">
        <w:t xml:space="preserve">The DFT </w:t>
      </w:r>
      <w:ins w:id="0" w:author="Huang Rui" w:date="2016-01-05T16:36:00Z">
        <w:r w:rsidR="00435D89">
          <w:t xml:space="preserve">(Design </w:t>
        </w:r>
        <w:proofErr w:type="gramStart"/>
        <w:r w:rsidR="00435D89">
          <w:t>For</w:t>
        </w:r>
        <w:proofErr w:type="gramEnd"/>
        <w:r w:rsidR="00435D89">
          <w:t xml:space="preserve"> </w:t>
        </w:r>
        <w:proofErr w:type="spellStart"/>
        <w:r w:rsidR="00435D89">
          <w:t>Testabiligy</w:t>
        </w:r>
        <w:proofErr w:type="spellEnd"/>
        <w:r w:rsidR="00435D89">
          <w:t xml:space="preserve">) </w:t>
        </w:r>
      </w:ins>
      <w:r w:rsidRPr="003061EE">
        <w:t xml:space="preserve">design </w:t>
      </w:r>
      <w:r w:rsidR="00794877">
        <w:t>has become</w:t>
      </w:r>
      <w:r w:rsidRPr="003061EE">
        <w:t xml:space="preserve"> </w:t>
      </w:r>
      <w:r w:rsidR="00794877">
        <w:t>more and more</w:t>
      </w:r>
      <w:r w:rsidRPr="003061EE">
        <w:t xml:space="preserve"> complex accompan</w:t>
      </w:r>
      <w:r w:rsidR="0040020D">
        <w:t>y</w:t>
      </w:r>
      <w:r w:rsidR="00794877">
        <w:t>ing</w:t>
      </w:r>
      <w:r w:rsidRPr="003061EE">
        <w:t xml:space="preserve"> the </w:t>
      </w:r>
      <w:r w:rsidR="00D818C9">
        <w:t xml:space="preserve">increasing </w:t>
      </w:r>
      <w:r w:rsidRPr="003061EE">
        <w:t>scale of</w:t>
      </w:r>
      <w:r w:rsidRPr="00205F87">
        <w:rPr>
          <w:lang w:val="en-GB"/>
        </w:rPr>
        <w:t xml:space="preserve"> SoC</w:t>
      </w:r>
      <w:ins w:id="1" w:author="Huang Rui" w:date="2016-01-05T16:37:00Z">
        <w:r w:rsidR="00435D89">
          <w:rPr>
            <w:lang w:val="en-GB"/>
          </w:rPr>
          <w:t xml:space="preserve"> </w:t>
        </w:r>
        <w:r w:rsidR="00435D89" w:rsidRPr="00B03612">
          <w:t>(System on Chip)</w:t>
        </w:r>
      </w:ins>
      <w:r w:rsidRPr="00205F87">
        <w:rPr>
          <w:lang w:val="en-GB"/>
        </w:rPr>
        <w:t>.</w:t>
      </w:r>
      <w:r w:rsidR="005E7196">
        <w:rPr>
          <w:rFonts w:hint="eastAsia"/>
        </w:rPr>
        <w:t xml:space="preserve"> </w:t>
      </w:r>
      <w:r w:rsidRPr="003061EE">
        <w:t xml:space="preserve"> How to verify DFT logic completely in simulat</w:t>
      </w:r>
      <w:r w:rsidR="00C15C4B" w:rsidRPr="003061EE">
        <w:t xml:space="preserve">ion and </w:t>
      </w:r>
      <w:r w:rsidR="00C6065B">
        <w:t xml:space="preserve">how to </w:t>
      </w:r>
      <w:r w:rsidR="00C15C4B" w:rsidRPr="003061EE">
        <w:t>supply test patterns</w:t>
      </w:r>
      <w:ins w:id="2" w:author="Huang Rui" w:date="2016-01-05T16:29:00Z">
        <w:r w:rsidR="00435D89">
          <w:t xml:space="preserve"> </w:t>
        </w:r>
        <w:r w:rsidR="00435D89" w:rsidRPr="003061EE">
          <w:t>with high coverage</w:t>
        </w:r>
      </w:ins>
      <w:r w:rsidR="00C15C4B" w:rsidRPr="003061EE">
        <w:t xml:space="preserve"> to ATE </w:t>
      </w:r>
      <w:ins w:id="3" w:author="Huang Rui" w:date="2016-01-05T16:37:00Z">
        <w:r w:rsidR="00435D89" w:rsidRPr="008B2B36">
          <w:t>(Automatic Test Equipment)</w:t>
        </w:r>
        <w:r w:rsidR="00435D89">
          <w:t xml:space="preserve"> </w:t>
        </w:r>
      </w:ins>
      <w:r w:rsidR="00C15C4B" w:rsidRPr="003061EE">
        <w:t>test</w:t>
      </w:r>
      <w:r w:rsidRPr="003061EE">
        <w:t xml:space="preserve"> </w:t>
      </w:r>
      <w:del w:id="4" w:author="Huang Rui" w:date="2016-01-05T16:29:00Z">
        <w:r w:rsidRPr="003061EE" w:rsidDel="00435D89">
          <w:delText xml:space="preserve">with high coverage </w:delText>
        </w:r>
      </w:del>
      <w:r w:rsidR="00C6065B">
        <w:t>are</w:t>
      </w:r>
      <w:r w:rsidRPr="003061EE">
        <w:t xml:space="preserve"> important for post-silicon debug and yield increase.</w:t>
      </w:r>
      <w:r w:rsidR="005E7196">
        <w:rPr>
          <w:rFonts w:hint="eastAsia"/>
        </w:rPr>
        <w:t xml:space="preserve">  </w:t>
      </w:r>
      <w:r w:rsidRPr="003061EE">
        <w:t>While verification methodology is</w:t>
      </w:r>
      <w:r w:rsidR="00C15C4B" w:rsidRPr="003061EE">
        <w:t xml:space="preserve"> evolving, innovating and entering</w:t>
      </w:r>
      <w:r w:rsidR="00547D38">
        <w:t xml:space="preserve"> the</w:t>
      </w:r>
      <w:r w:rsidRPr="003061EE">
        <w:t xml:space="preserve"> UVM</w:t>
      </w:r>
      <w:ins w:id="5" w:author="Huang Rui" w:date="2016-01-05T16:47:00Z">
        <w:r w:rsidR="00AA7FC7">
          <w:t xml:space="preserve"> </w:t>
        </w:r>
        <w:r w:rsidR="00AA7FC7" w:rsidRPr="00AC0E64">
          <w:t>(Universal Verification Methodology)</w:t>
        </w:r>
      </w:ins>
      <w:r w:rsidRPr="003061EE">
        <w:t xml:space="preserve"> era, DFT verification need</w:t>
      </w:r>
      <w:r w:rsidR="00547D38">
        <w:t>s</w:t>
      </w:r>
      <w:r w:rsidRPr="003061EE">
        <w:t xml:space="preserve"> to keep pace to leverage the advantage</w:t>
      </w:r>
      <w:r w:rsidR="004F2BE7">
        <w:t>s</w:t>
      </w:r>
      <w:r w:rsidRPr="003061EE">
        <w:t xml:space="preserve"> of UVM, </w:t>
      </w:r>
      <w:r w:rsidR="00C6065B">
        <w:t xml:space="preserve">and </w:t>
      </w:r>
      <w:r w:rsidRPr="003061EE">
        <w:t>there</w:t>
      </w:r>
      <w:r w:rsidR="004F2BE7">
        <w:t>by</w:t>
      </w:r>
      <w:r w:rsidRPr="003061EE">
        <w:t xml:space="preserve"> </w:t>
      </w:r>
      <w:r w:rsidR="00C6065B">
        <w:t xml:space="preserve">to </w:t>
      </w:r>
      <w:r w:rsidRPr="003061EE">
        <w:t>increas</w:t>
      </w:r>
      <w:r w:rsidR="00C6065B">
        <w:t>e</w:t>
      </w:r>
      <w:r w:rsidRPr="003061EE">
        <w:t xml:space="preserve"> test reusability, </w:t>
      </w:r>
      <w:r w:rsidR="00C15C4B" w:rsidRPr="003061EE">
        <w:t>extendibility</w:t>
      </w:r>
      <w:r w:rsidR="00C6065B">
        <w:t xml:space="preserve"> and </w:t>
      </w:r>
      <w:r w:rsidRPr="003061EE">
        <w:t>function coverage</w:t>
      </w:r>
      <w:r w:rsidR="004F2BE7">
        <w:t>,</w:t>
      </w:r>
      <w:r w:rsidRPr="003061EE">
        <w:t xml:space="preserve"> </w:t>
      </w:r>
      <w:r w:rsidR="00AF499E" w:rsidRPr="003061EE">
        <w:t>etc</w:t>
      </w:r>
      <w:r w:rsidRPr="003061EE">
        <w:t>.</w:t>
      </w:r>
      <w:r w:rsidR="003061EE">
        <w:rPr>
          <w:rFonts w:hint="eastAsia"/>
        </w:rPr>
        <w:t xml:space="preserve">  </w:t>
      </w:r>
      <w:r w:rsidRPr="003061EE">
        <w:t>This paper presents a general UVM</w:t>
      </w:r>
      <w:r w:rsidR="00066B48">
        <w:t>-</w:t>
      </w:r>
      <w:r w:rsidRPr="003061EE">
        <w:t>based DFT verification environment</w:t>
      </w:r>
      <w:r w:rsidR="003B45FA">
        <w:t>, which can be used from</w:t>
      </w:r>
      <w:r w:rsidRPr="003061EE">
        <w:t xml:space="preserve"> modular DFT verification to SoC DFT ve</w:t>
      </w:r>
      <w:r w:rsidR="003B45FA">
        <w:t xml:space="preserve">rification, and it can generate functionally </w:t>
      </w:r>
      <w:r w:rsidR="00C6065B">
        <w:t xml:space="preserve">equivalent </w:t>
      </w:r>
      <w:r w:rsidRPr="003061EE">
        <w:t xml:space="preserve">STIL </w:t>
      </w:r>
      <w:ins w:id="6" w:author="Huang Rui" w:date="2016-01-05T16:39:00Z">
        <w:r w:rsidR="00435D89">
          <w:t>(</w:t>
        </w:r>
        <w:r w:rsidR="00435D89">
          <w:rPr>
            <w:rFonts w:ascii="TimesNewRomanPSMT" w:hAnsi="TimesNewRomanPSMT"/>
            <w:szCs w:val="20"/>
          </w:rPr>
          <w:t xml:space="preserve">Standard Test Interface </w:t>
        </w:r>
        <w:proofErr w:type="gramStart"/>
        <w:r w:rsidR="00435D89">
          <w:rPr>
            <w:rFonts w:ascii="TimesNewRomanPSMT" w:hAnsi="TimesNewRomanPSMT"/>
            <w:szCs w:val="20"/>
          </w:rPr>
          <w:t xml:space="preserve">Language </w:t>
        </w:r>
        <w:r w:rsidR="00435D89">
          <w:rPr>
            <w:rFonts w:ascii="TimesNewRomanPSMT" w:hAnsi="TimesNewRomanPSMT"/>
            <w:szCs w:val="20"/>
          </w:rPr>
          <w:t>)</w:t>
        </w:r>
        <w:proofErr w:type="gramEnd"/>
        <w:r w:rsidR="00435D89">
          <w:rPr>
            <w:rFonts w:ascii="TimesNewRomanPSMT" w:hAnsi="TimesNewRomanPSMT"/>
            <w:szCs w:val="20"/>
          </w:rPr>
          <w:t xml:space="preserve"> </w:t>
        </w:r>
      </w:ins>
      <w:r w:rsidRPr="003061EE">
        <w:t>test patterns for ATE test during SoC simulation.</w:t>
      </w:r>
      <w:r w:rsidR="003061EE" w:rsidRPr="003061EE">
        <w:rPr>
          <w:rFonts w:hint="eastAsia"/>
        </w:rPr>
        <w:t xml:space="preserve">  </w:t>
      </w:r>
      <w:r w:rsidR="007815D1" w:rsidRPr="003061EE">
        <w:t>This</w:t>
      </w:r>
      <w:r w:rsidRPr="003061EE">
        <w:t xml:space="preserve"> paper </w:t>
      </w:r>
      <w:r w:rsidR="007815D1" w:rsidRPr="003061EE">
        <w:t xml:space="preserve">also </w:t>
      </w:r>
      <w:r w:rsidRPr="003061EE">
        <w:t>presents a met</w:t>
      </w:r>
      <w:r w:rsidR="007815D1" w:rsidRPr="003061EE">
        <w:t xml:space="preserve">hod to model hierarchically networked </w:t>
      </w:r>
      <w:r w:rsidRPr="003061EE">
        <w:t xml:space="preserve">DFT TDR </w:t>
      </w:r>
      <w:ins w:id="7" w:author="Huang Rui" w:date="2016-01-05T16:40:00Z">
        <w:r w:rsidR="00AA7FC7" w:rsidRPr="00B03612">
          <w:t xml:space="preserve">(Test Data Register) </w:t>
        </w:r>
      </w:ins>
      <w:r w:rsidR="003B45FA">
        <w:t>at</w:t>
      </w:r>
      <w:r w:rsidR="007815D1" w:rsidRPr="003061EE">
        <w:t xml:space="preserve"> register abstract level</w:t>
      </w:r>
      <w:r w:rsidR="007035E1" w:rsidRPr="003061EE">
        <w:t xml:space="preserve"> in </w:t>
      </w:r>
      <w:r w:rsidR="00066B48">
        <w:t xml:space="preserve">the </w:t>
      </w:r>
      <w:r w:rsidR="007035E1" w:rsidRPr="003061EE">
        <w:t>UVM environment</w:t>
      </w:r>
      <w:r w:rsidR="007815D1" w:rsidRPr="003061EE">
        <w:t xml:space="preserve"> to </w:t>
      </w:r>
      <w:r w:rsidR="003B45FA">
        <w:t>allow</w:t>
      </w:r>
      <w:r w:rsidR="007815D1" w:rsidRPr="003061EE">
        <w:t xml:space="preserve"> test writers focus on test sequences </w:t>
      </w:r>
      <w:r w:rsidR="00066B48">
        <w:t>without</w:t>
      </w:r>
      <w:r w:rsidR="00066B48" w:rsidRPr="003061EE">
        <w:t xml:space="preserve"> </w:t>
      </w:r>
      <w:r w:rsidR="003B45FA">
        <w:t>taking care</w:t>
      </w:r>
      <w:r w:rsidR="007815D1" w:rsidRPr="003061EE">
        <w:t xml:space="preserve"> </w:t>
      </w:r>
      <w:r w:rsidR="003B45FA">
        <w:t>of</w:t>
      </w:r>
      <w:r w:rsidR="00066B48">
        <w:t xml:space="preserve"> </w:t>
      </w:r>
      <w:r w:rsidR="007815D1" w:rsidRPr="003061EE">
        <w:t xml:space="preserve">the details </w:t>
      </w:r>
      <w:r w:rsidR="003B45FA">
        <w:t>in</w:t>
      </w:r>
      <w:r w:rsidR="007815D1" w:rsidRPr="003061EE">
        <w:t xml:space="preserve"> TDR read and write</w:t>
      </w:r>
      <w:r w:rsidR="003B45FA">
        <w:t xml:space="preserve"> operations</w:t>
      </w:r>
      <w:r w:rsidR="007815D1" w:rsidRPr="003061EE">
        <w:t>.</w:t>
      </w:r>
    </w:p>
    <w:p w14:paraId="35358FFD" w14:textId="77777777" w:rsidR="005E7196" w:rsidRPr="003061EE" w:rsidRDefault="005E7196" w:rsidP="00205F87">
      <w:pPr>
        <w:pStyle w:val="Abstract"/>
        <w:rPr>
          <w:b w:val="0"/>
        </w:rPr>
      </w:pPr>
    </w:p>
    <w:p w14:paraId="62E1BE2A" w14:textId="77777777" w:rsidR="00E05DE5" w:rsidRPr="008B2B36" w:rsidRDefault="005E7196" w:rsidP="00205F87">
      <w:pPr>
        <w:pStyle w:val="Heading1"/>
      </w:pPr>
      <w:r>
        <w:rPr>
          <w:rFonts w:eastAsia="宋体" w:hint="eastAsia"/>
          <w:lang w:eastAsia="zh-CN"/>
        </w:rPr>
        <w:t xml:space="preserve">I.  </w:t>
      </w:r>
      <w:r w:rsidR="00194FEC" w:rsidRPr="008B2B36">
        <w:t xml:space="preserve"> </w:t>
      </w:r>
      <w:r w:rsidR="00F645D2" w:rsidRPr="008B2B36">
        <w:t>Introduction</w:t>
      </w:r>
    </w:p>
    <w:p w14:paraId="0949489F" w14:textId="77777777" w:rsidR="004A51C7" w:rsidRPr="008B2B36" w:rsidRDefault="004A51C7" w:rsidP="000D410B">
      <w:pPr>
        <w:rPr>
          <w:rFonts w:ascii="Times" w:eastAsia="Times" w:hAnsi="Times" w:cs="Times"/>
        </w:rPr>
      </w:pPr>
      <w:r w:rsidRPr="008B2B36">
        <w:t xml:space="preserve">In DFT (Design </w:t>
      </w:r>
      <w:proofErr w:type="gramStart"/>
      <w:r w:rsidRPr="008B2B36">
        <w:t>For</w:t>
      </w:r>
      <w:proofErr w:type="gramEnd"/>
      <w:r w:rsidRPr="008B2B36">
        <w:t xml:space="preserve"> Testability) domain, the test patterns running on an ATE (Automatic Test Equipment) can be categori</w:t>
      </w:r>
      <w:r w:rsidR="00AC0E64">
        <w:rPr>
          <w:rFonts w:hint="eastAsia"/>
        </w:rPr>
        <w:t>z</w:t>
      </w:r>
      <w:r w:rsidRPr="008B2B36">
        <w:t xml:space="preserve">ed into two types: scan related and non-scan related. </w:t>
      </w:r>
      <w:r w:rsidR="00AC0E64">
        <w:rPr>
          <w:rFonts w:hint="eastAsia"/>
        </w:rPr>
        <w:t xml:space="preserve"> </w:t>
      </w:r>
      <w:r w:rsidRPr="008B2B36">
        <w:t xml:space="preserve">The former can be generated using ATPG (Automatic Test Pattern Generation) tools, while the latter cannot. </w:t>
      </w:r>
      <w:r w:rsidR="00AC0E64">
        <w:rPr>
          <w:rFonts w:hint="eastAsia"/>
        </w:rPr>
        <w:t xml:space="preserve"> L</w:t>
      </w:r>
      <w:r w:rsidR="00AC0E64" w:rsidRPr="008B2B36">
        <w:t xml:space="preserve">ike other function tests, </w:t>
      </w:r>
      <w:r w:rsidR="00AC0E64">
        <w:rPr>
          <w:rFonts w:hint="eastAsia"/>
        </w:rPr>
        <w:t>t</w:t>
      </w:r>
      <w:r w:rsidRPr="008B2B36">
        <w:t>hese non-scan DFT function tests</w:t>
      </w:r>
      <w:r w:rsidR="00AC0E64" w:rsidRPr="00AC0E64">
        <w:t xml:space="preserve"> </w:t>
      </w:r>
      <w:r w:rsidR="00AC0E64" w:rsidRPr="008B2B36">
        <w:t>are</w:t>
      </w:r>
      <w:r w:rsidRPr="008B2B36">
        <w:t xml:space="preserve"> </w:t>
      </w:r>
      <w:r w:rsidR="00AC0E64">
        <w:t>normally create</w:t>
      </w:r>
      <w:r w:rsidR="00AC0E64">
        <w:rPr>
          <w:rFonts w:hint="eastAsia"/>
        </w:rPr>
        <w:t>d</w:t>
      </w:r>
      <w:r w:rsidRPr="008B2B36">
        <w:t xml:space="preserve"> by design verification engineers using languages such as </w:t>
      </w:r>
      <w:proofErr w:type="spellStart"/>
      <w:r w:rsidRPr="008B2B36">
        <w:t>SystemVerilog</w:t>
      </w:r>
      <w:proofErr w:type="spellEnd"/>
      <w:r w:rsidRPr="008B2B36">
        <w:t xml:space="preserve"> or C++. </w:t>
      </w:r>
      <w:r w:rsidR="00AC0E64">
        <w:rPr>
          <w:rFonts w:hint="eastAsia"/>
        </w:rPr>
        <w:t xml:space="preserve"> </w:t>
      </w:r>
      <w:r w:rsidRPr="008B2B36">
        <w:t xml:space="preserve">However, ATEs need test patterns described by STIL (Standard Test Interface Language) or other test languages. </w:t>
      </w:r>
    </w:p>
    <w:p w14:paraId="5B73BCCC" w14:textId="77777777" w:rsidR="004A51C7" w:rsidRPr="008B2B36" w:rsidRDefault="004A51C7" w:rsidP="000D410B">
      <w:pPr>
        <w:rPr>
          <w:rFonts w:ascii="Times" w:eastAsia="Times" w:hAnsi="Times" w:cs="Times"/>
        </w:rPr>
      </w:pPr>
      <w:r w:rsidRPr="008B2B36">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021ED16E" w14:textId="42A67D0F" w:rsidR="004A51C7" w:rsidRPr="00AC0E64" w:rsidRDefault="004A51C7" w:rsidP="000D410B">
      <w:pPr>
        <w:rPr>
          <w:rFonts w:eastAsia="Times"/>
        </w:rPr>
      </w:pPr>
      <w:r w:rsidRPr="00AC0E64">
        <w:t>This paper provides a universal and more efficient solution by introducing a UVM (Universal Verification Methodology) based DFT verification environment that naturally generates test patterns in STIL format during simulation and can be plugged into any UVM</w:t>
      </w:r>
      <w:r w:rsidR="00DC763E">
        <w:t>-</w:t>
      </w:r>
      <w:r w:rsidRPr="00AC0E64">
        <w:t>based environment.</w:t>
      </w:r>
      <w:r w:rsidR="007D2411">
        <w:rPr>
          <w:rFonts w:hint="eastAsia"/>
        </w:rPr>
        <w:t xml:space="preserve"> </w:t>
      </w:r>
      <w:r w:rsidRPr="00AC0E64">
        <w:t xml:space="preserve"> This method applies to other formats that ATEs need</w:t>
      </w:r>
      <w:ins w:id="8" w:author="Huang Rui" w:date="2016-01-05T16:48:00Z">
        <w:r w:rsidR="00AA7FC7">
          <w:t xml:space="preserve"> as well</w:t>
        </w:r>
      </w:ins>
      <w:r w:rsidRPr="00AC0E64">
        <w:t xml:space="preserve">. </w:t>
      </w:r>
    </w:p>
    <w:p w14:paraId="73550AFA" w14:textId="77777777" w:rsidR="004A51C7" w:rsidRPr="008B2B36" w:rsidRDefault="004A51C7" w:rsidP="000D410B">
      <w:r w:rsidRPr="00B03612">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rsidRPr="00B03612">
        <w:t>RAL (</w:t>
      </w:r>
      <w:r w:rsidRPr="00B03612">
        <w:t>register abstract level</w:t>
      </w:r>
      <w:r w:rsidR="00D310A1" w:rsidRPr="00B03612">
        <w:t>)</w:t>
      </w:r>
      <w:r w:rsidRPr="00B03612">
        <w:t xml:space="preserve">, as different protocol TDRs (Test Data Register) are hierarchically located in a network connected via IEEE 1687. </w:t>
      </w:r>
      <w:r w:rsidR="007D2411" w:rsidRPr="00B03612">
        <w:rPr>
          <w:rFonts w:hint="eastAsia"/>
        </w:rPr>
        <w:t xml:space="preserve"> </w:t>
      </w:r>
      <w:r w:rsidRPr="008B2B36">
        <w:t>To access a TDR</w:t>
      </w:r>
      <w:r w:rsidR="00DC763E">
        <w:t>,</w:t>
      </w:r>
      <w:r w:rsidRPr="008B2B36">
        <w:t xml:space="preserve"> one or more levels 1687 SIBs (Segment Insertion Bit) have to be set and the length of DR (Data Register) chain varies with SIB values. </w:t>
      </w:r>
      <w:r w:rsidRPr="00B03612">
        <w:t>The author also comes up with a general way to model c</w:t>
      </w:r>
      <w:r w:rsidR="00394FCB">
        <w:t>omplex DFT test access network.</w:t>
      </w:r>
    </w:p>
    <w:p w14:paraId="2093047F" w14:textId="77777777" w:rsidR="007815D1" w:rsidRPr="008B2B36" w:rsidRDefault="00292C80" w:rsidP="000D410B">
      <w:pPr>
        <w:pStyle w:val="Heading2"/>
      </w:pPr>
      <w:r>
        <w:t>Structure</w:t>
      </w:r>
      <w:r w:rsidR="007815D1" w:rsidRPr="008B2B36">
        <w:t xml:space="preserve"> of This Paper</w:t>
      </w:r>
    </w:p>
    <w:p w14:paraId="4320474A" w14:textId="77777777" w:rsidR="0059206D" w:rsidRPr="008B2B36" w:rsidRDefault="00F645D2" w:rsidP="000D410B">
      <w:r w:rsidRPr="00B03612">
        <w:t xml:space="preserve">This paper </w:t>
      </w:r>
      <w:r w:rsidR="00292C80">
        <w:t>is</w:t>
      </w:r>
      <w:r w:rsidRPr="00B03612">
        <w:t xml:space="preserve"> </w:t>
      </w:r>
      <w:r w:rsidR="0059206D" w:rsidRPr="00B03612">
        <w:t>divide</w:t>
      </w:r>
      <w:r w:rsidR="00292C80">
        <w:t>d</w:t>
      </w:r>
      <w:r w:rsidR="0059206D" w:rsidRPr="00B03612">
        <w:t xml:space="preserve"> into </w:t>
      </w:r>
      <w:r w:rsidR="00A77A20" w:rsidRPr="00B03612">
        <w:t>four</w:t>
      </w:r>
      <w:r w:rsidR="0059206D" w:rsidRPr="00B03612">
        <w:t xml:space="preserve"> parts. </w:t>
      </w:r>
      <w:r w:rsidR="00C40C20" w:rsidRPr="00B03612">
        <w:rPr>
          <w:rFonts w:hint="eastAsia"/>
        </w:rPr>
        <w:t xml:space="preserve"> </w:t>
      </w:r>
      <w:r w:rsidR="0059206D" w:rsidRPr="008B2B36">
        <w:t>The first part is about how to build a UVM</w:t>
      </w:r>
      <w:r w:rsidR="00AC1FDF">
        <w:t>-</w:t>
      </w:r>
      <w:r w:rsidR="0059206D" w:rsidRPr="008B2B36">
        <w:t xml:space="preserve">based DFT verification environment that can generate STIL test patterns </w:t>
      </w:r>
      <w:r w:rsidR="00292C80">
        <w:t>naturally</w:t>
      </w:r>
      <w:r w:rsidR="0059206D" w:rsidRPr="008B2B36">
        <w:t>.</w:t>
      </w:r>
      <w:r w:rsidR="00C40C20">
        <w:rPr>
          <w:rFonts w:hint="eastAsia"/>
        </w:rPr>
        <w:t xml:space="preserve"> </w:t>
      </w:r>
      <w:r w:rsidR="0059206D" w:rsidRPr="008B2B36">
        <w:t xml:space="preserve"> T</w:t>
      </w:r>
      <w:r w:rsidR="00292C80">
        <w:t>hen t</w:t>
      </w:r>
      <w:r w:rsidR="0059206D" w:rsidRPr="008B2B36">
        <w:t xml:space="preserve">he second part </w:t>
      </w:r>
      <w:r w:rsidR="00292C80">
        <w:t>will</w:t>
      </w:r>
      <w:r w:rsidR="0059206D" w:rsidRPr="008B2B36">
        <w:t xml:space="preserve"> </w:t>
      </w:r>
      <w:r w:rsidR="0059206D" w:rsidRPr="008B2B36">
        <w:lastRenderedPageBreak/>
        <w:t xml:space="preserve">focus on </w:t>
      </w:r>
      <w:r w:rsidR="00292C80">
        <w:t>the method</w:t>
      </w:r>
      <w:r w:rsidR="0059206D" w:rsidRPr="008B2B36">
        <w:t xml:space="preserve"> </w:t>
      </w:r>
      <w:r w:rsidR="00292C80">
        <w:t>of</w:t>
      </w:r>
      <w:r w:rsidR="0059206D" w:rsidRPr="008B2B36">
        <w:t xml:space="preserve"> lift</w:t>
      </w:r>
      <w:r w:rsidR="00292C80">
        <w:t>ing</w:t>
      </w:r>
      <w:r w:rsidR="0059206D" w:rsidRPr="008B2B36">
        <w:t xml:space="preserve"> DFT TDR to register abstract level. </w:t>
      </w:r>
      <w:r w:rsidR="00C40C20">
        <w:rPr>
          <w:rFonts w:hint="eastAsia"/>
        </w:rPr>
        <w:t xml:space="preserve"> </w:t>
      </w:r>
      <w:r w:rsidR="0059206D" w:rsidRPr="008B2B36">
        <w:t xml:space="preserve">The third part </w:t>
      </w:r>
      <w:r w:rsidR="00394FCB">
        <w:t>answers</w:t>
      </w:r>
      <w:r w:rsidR="0059206D" w:rsidRPr="008B2B36">
        <w:t xml:space="preserve"> how to </w:t>
      </w:r>
      <w:r w:rsidR="001F7669" w:rsidRPr="008B2B36">
        <w:t xml:space="preserve">verify </w:t>
      </w:r>
      <w:r w:rsidR="00292C80">
        <w:t xml:space="preserve">that </w:t>
      </w:r>
      <w:r w:rsidR="001F7669" w:rsidRPr="008B2B36">
        <w:t xml:space="preserve">the generated STIL pattern </w:t>
      </w:r>
      <w:r w:rsidR="00292C80">
        <w:t>works</w:t>
      </w:r>
      <w:r w:rsidR="001F7669" w:rsidRPr="008B2B36">
        <w:t>.</w:t>
      </w:r>
      <w:r w:rsidR="00C40C20">
        <w:rPr>
          <w:rFonts w:hint="eastAsia"/>
        </w:rPr>
        <w:t xml:space="preserve"> </w:t>
      </w:r>
      <w:r w:rsidR="001F7669" w:rsidRPr="008B2B36">
        <w:t xml:space="preserve"> The fourth part is </w:t>
      </w:r>
      <w:r w:rsidR="00292C80">
        <w:t>the</w:t>
      </w:r>
      <w:r w:rsidR="00AC1FDF" w:rsidRPr="008B2B36">
        <w:t xml:space="preserve"> </w:t>
      </w:r>
      <w:r w:rsidR="001F7669" w:rsidRPr="008B2B36">
        <w:t>result discussion and conclusion</w:t>
      </w:r>
      <w:r w:rsidR="00292C80">
        <w:t>s</w:t>
      </w:r>
      <w:r w:rsidR="001F7669" w:rsidRPr="008B2B36">
        <w:t>.</w:t>
      </w:r>
    </w:p>
    <w:p w14:paraId="485BC2D7" w14:textId="77777777" w:rsidR="0059206D" w:rsidRPr="008B2B36" w:rsidRDefault="0059206D" w:rsidP="000D410B">
      <w:pPr>
        <w:rPr>
          <w:lang w:eastAsia="zh-CN"/>
        </w:rPr>
      </w:pPr>
      <w:r w:rsidRPr="00C40C20">
        <w:t xml:space="preserve">In </w:t>
      </w:r>
      <w:r w:rsidR="00C40C20" w:rsidRPr="00C40C20">
        <w:rPr>
          <w:rFonts w:hint="eastAsia"/>
        </w:rPr>
        <w:t xml:space="preserve">both of </w:t>
      </w:r>
      <w:r w:rsidRPr="00C40C20">
        <w:t xml:space="preserve">the first </w:t>
      </w:r>
      <w:r w:rsidR="001F7669" w:rsidRPr="00C40C20">
        <w:t xml:space="preserve">and second </w:t>
      </w:r>
      <w:r w:rsidRPr="00C40C20">
        <w:t>part</w:t>
      </w:r>
      <w:r w:rsidR="00C40C20" w:rsidRPr="00C40C20">
        <w:rPr>
          <w:rFonts w:hint="eastAsia"/>
        </w:rPr>
        <w:t>s</w:t>
      </w:r>
      <w:r w:rsidR="001F7669" w:rsidRPr="00C40C20">
        <w:t xml:space="preserve">, </w:t>
      </w:r>
      <w:r w:rsidR="00B03612">
        <w:rPr>
          <w:rFonts w:hint="eastAsia"/>
        </w:rPr>
        <w:t>the method we developed</w:t>
      </w:r>
      <w:r w:rsidR="00C40C20" w:rsidRPr="00C40C20">
        <w:t xml:space="preserve"> will</w:t>
      </w:r>
      <w:r w:rsidR="00C40C20">
        <w:rPr>
          <w:rFonts w:hint="eastAsia"/>
        </w:rPr>
        <w:t xml:space="preserve"> be </w:t>
      </w:r>
      <w:r w:rsidR="00B03612">
        <w:rPr>
          <w:rFonts w:hint="eastAsia"/>
        </w:rPr>
        <w:t>elaborated as follows: first</w:t>
      </w:r>
      <w:r w:rsidR="00D937F7">
        <w:t>,</w:t>
      </w:r>
      <w:r w:rsidR="00B03612">
        <w:rPr>
          <w:rFonts w:hint="eastAsia"/>
        </w:rPr>
        <w:t xml:space="preserve"> a general overview</w:t>
      </w:r>
      <w:r w:rsidR="00D937F7">
        <w:t xml:space="preserve"> </w:t>
      </w:r>
      <w:r w:rsidR="00394FCB">
        <w:t>will be</w:t>
      </w:r>
      <w:r w:rsidR="00D937F7">
        <w:t xml:space="preserve"> provided</w:t>
      </w:r>
      <w:r w:rsidR="00B03612">
        <w:rPr>
          <w:rFonts w:hint="eastAsia"/>
        </w:rPr>
        <w:t xml:space="preserve">, and then </w:t>
      </w:r>
      <w:r w:rsidR="000D410B">
        <w:rPr>
          <w:rFonts w:hint="eastAsia"/>
          <w:lang w:eastAsia="zh-CN"/>
        </w:rPr>
        <w:t>the detailed implementation will be explained with reference to an example.</w:t>
      </w:r>
    </w:p>
    <w:p w14:paraId="034E8D99" w14:textId="77777777" w:rsidR="0059206D" w:rsidRPr="008B2B36" w:rsidRDefault="00BE7E78" w:rsidP="00205F87">
      <w:pPr>
        <w:pStyle w:val="Heading1"/>
      </w:pPr>
      <w:r>
        <w:rPr>
          <w:rFonts w:eastAsia="宋体" w:hint="eastAsia"/>
          <w:lang w:eastAsia="zh-CN"/>
        </w:rPr>
        <w:t xml:space="preserve">II.  </w:t>
      </w:r>
      <w:r w:rsidR="00194FEC" w:rsidRPr="008B2B36">
        <w:t xml:space="preserve"> </w:t>
      </w:r>
      <w:r w:rsidR="001F7669" w:rsidRPr="008B2B36">
        <w:t>UVM</w:t>
      </w:r>
      <w:r w:rsidR="00464258">
        <w:t>-</w:t>
      </w:r>
      <w:r w:rsidR="001F7669" w:rsidRPr="008B2B36">
        <w:t>Based DFT Verification Environment</w:t>
      </w:r>
    </w:p>
    <w:p w14:paraId="779AD1BD" w14:textId="77777777" w:rsidR="001F7669" w:rsidRPr="008B2B36" w:rsidRDefault="001F7669" w:rsidP="00205F87">
      <w:pPr>
        <w:pStyle w:val="Heading2"/>
      </w:pPr>
      <w:bookmarkStart w:id="9" w:name="_Ref438364150"/>
      <w:r w:rsidRPr="00BF61B3">
        <w:t>Idea</w:t>
      </w:r>
      <w:r w:rsidRPr="008B2B36">
        <w:t xml:space="preserve"> Overview</w:t>
      </w:r>
      <w:bookmarkEnd w:id="9"/>
    </w:p>
    <w:p w14:paraId="096D317B" w14:textId="77777777" w:rsidR="008B65FB" w:rsidRPr="008B2B36" w:rsidRDefault="008B65FB" w:rsidP="000D410B">
      <w:r w:rsidRPr="008B2B36">
        <w:t>The STIL test pattern describes test stimulus using vectors which specify pad toggle and measurement information (called STIL information</w:t>
      </w:r>
      <w:r w:rsidR="00394FCB">
        <w:t xml:space="preserve"> hereinafter) in a time period.</w:t>
      </w:r>
    </w:p>
    <w:p w14:paraId="3D1002CB" w14:textId="77777777" w:rsidR="008B65FB" w:rsidRPr="00A01A21" w:rsidRDefault="008B65FB" w:rsidP="008315B3">
      <w:r w:rsidRPr="00A01A21">
        <w:t>A UVM test usually contains one or several sequences</w:t>
      </w:r>
      <w:r w:rsidR="00394FCB">
        <w:t xml:space="preserve"> which</w:t>
      </w:r>
      <w:r w:rsidR="00E42837" w:rsidRPr="00A01A21">
        <w:t xml:space="preserve"> </w:t>
      </w:r>
      <w:r w:rsidR="002C07A0" w:rsidRPr="00A01A21">
        <w:t>are finally broken</w:t>
      </w:r>
      <w:r w:rsidRPr="00A01A21">
        <w:t xml:space="preserve"> down into streams of UVM sequence items</w:t>
      </w:r>
      <w:r w:rsidR="006F01E9" w:rsidRPr="00A01A21">
        <w:t xml:space="preserve"> (</w:t>
      </w:r>
      <w:proofErr w:type="spellStart"/>
      <w:r w:rsidR="006F01E9" w:rsidRPr="00A01A21">
        <w:t>a.k.a</w:t>
      </w:r>
      <w:proofErr w:type="spellEnd"/>
      <w:r w:rsidR="006F01E9" w:rsidRPr="00A01A21">
        <w:t xml:space="preserve"> transactions) and pass</w:t>
      </w:r>
      <w:r w:rsidR="002C07A0" w:rsidRPr="00A01A21">
        <w:t>ed</w:t>
      </w:r>
      <w:r w:rsidRPr="00A01A21">
        <w:t xml:space="preserve"> to UVM drivers. </w:t>
      </w:r>
      <w:r w:rsidR="00394FCB">
        <w:t xml:space="preserve"> </w:t>
      </w:r>
      <w:r w:rsidR="00B85449">
        <w:t>UVM drivers are normally used fo</w:t>
      </w:r>
      <w:r w:rsidR="008212E8">
        <w:t xml:space="preserve">r toggle and sample pads of DUT, meaning that they also contain the STIL information passing through. </w:t>
      </w:r>
      <w:r w:rsidR="00B85449">
        <w:t xml:space="preserve"> </w:t>
      </w:r>
      <w:r w:rsidR="008212E8">
        <w:t xml:space="preserve">In fact, as to be demonstrated in this paper, the </w:t>
      </w:r>
      <w:r w:rsidRPr="00A01A21">
        <w:t>UVM drivers are the best supplier of STIL information.</w:t>
      </w:r>
    </w:p>
    <w:p w14:paraId="2A47E7AF" w14:textId="338A970F" w:rsidR="008B65FB" w:rsidRPr="008B2B36" w:rsidRDefault="00270382" w:rsidP="008315B3">
      <w:r>
        <w:t xml:space="preserve">With the precondition that </w:t>
      </w:r>
      <w:r w:rsidR="008B65FB" w:rsidRPr="00A01A21">
        <w:t xml:space="preserve">any pad drive and sample </w:t>
      </w:r>
      <w:r>
        <w:t>are</w:t>
      </w:r>
      <w:r w:rsidR="008B65FB" w:rsidRPr="00A01A21">
        <w:t xml:space="preserve"> controlled </w:t>
      </w:r>
      <w:r>
        <w:t>by</w:t>
      </w:r>
      <w:r w:rsidR="008B65FB" w:rsidRPr="00A01A21">
        <w:t xml:space="preserve"> a UVM </w:t>
      </w:r>
      <w:r w:rsidR="00A77A20" w:rsidRPr="00A01A21">
        <w:t>driver, which</w:t>
      </w:r>
      <w:r w:rsidR="006F01E9" w:rsidRPr="00A01A21">
        <w:t xml:space="preserve"> enforces no direct </w:t>
      </w:r>
      <w:r w:rsidR="008B65FB" w:rsidRPr="00A01A21">
        <w:t xml:space="preserve">pad connection in </w:t>
      </w:r>
      <w:r>
        <w:t xml:space="preserve">the </w:t>
      </w:r>
      <w:proofErr w:type="spellStart"/>
      <w:r w:rsidR="00B5371B">
        <w:t>testbench</w:t>
      </w:r>
      <w:proofErr w:type="spellEnd"/>
      <w:ins w:id="10" w:author="Huang Rui" w:date="2016-01-05T16:53:00Z">
        <w:r w:rsidR="00B40C0C">
          <w:t xml:space="preserve"> (except for clock pads)</w:t>
        </w:r>
      </w:ins>
      <w:r w:rsidR="008B65FB" w:rsidRPr="00A01A21">
        <w:t xml:space="preserve">, </w:t>
      </w:r>
      <w:r>
        <w:t xml:space="preserve">simply by </w:t>
      </w:r>
      <w:r w:rsidR="008B65FB" w:rsidRPr="00A01A21">
        <w:t>collect</w:t>
      </w:r>
      <w:r>
        <w:t>ing</w:t>
      </w:r>
      <w:r w:rsidR="008B65FB" w:rsidRPr="00A01A21">
        <w:t xml:space="preserve"> all STIL information from </w:t>
      </w:r>
      <w:r>
        <w:t xml:space="preserve">the </w:t>
      </w:r>
      <w:r w:rsidR="008B65FB" w:rsidRPr="00A01A21">
        <w:t>drivers and then writ</w:t>
      </w:r>
      <w:r>
        <w:t>ing</w:t>
      </w:r>
      <w:r w:rsidR="008B65FB" w:rsidRPr="00A01A21">
        <w:t xml:space="preserve"> them out according to the time stamp of STIL information, we can </w:t>
      </w:r>
      <w:r>
        <w:t>obtain</w:t>
      </w:r>
      <w:r w:rsidR="008B65FB" w:rsidRPr="00A01A21">
        <w:t xml:space="preserve"> </w:t>
      </w:r>
      <w:r w:rsidR="00A77A20" w:rsidRPr="00A01A21">
        <w:t>complete test vectors</w:t>
      </w:r>
      <w:r w:rsidR="008B65FB" w:rsidRPr="00A01A21">
        <w:t xml:space="preserve"> of a certain UVM test </w:t>
      </w:r>
      <w:r>
        <w:t>when</w:t>
      </w:r>
      <w:r w:rsidR="008B65FB" w:rsidRPr="00A01A21">
        <w:t xml:space="preserve"> </w:t>
      </w:r>
      <w:r w:rsidR="00CC3C44">
        <w:t xml:space="preserve">the </w:t>
      </w:r>
      <w:r w:rsidR="008B65FB" w:rsidRPr="00A01A21">
        <w:t>simulation finish</w:t>
      </w:r>
      <w:r w:rsidR="00CC3C44">
        <w:t>es</w:t>
      </w:r>
      <w:r w:rsidR="008B65FB" w:rsidRPr="00A01A21">
        <w:t>.</w:t>
      </w:r>
    </w:p>
    <w:p w14:paraId="238FF86C" w14:textId="77777777" w:rsidR="008B65FB" w:rsidRPr="008B2B36" w:rsidRDefault="00270382" w:rsidP="008315B3">
      <w:pPr>
        <w:rPr>
          <w:lang w:eastAsia="zh-CN"/>
        </w:rPr>
      </w:pPr>
      <w:r>
        <w:t>Thus</w:t>
      </w:r>
      <w:r w:rsidR="00646167">
        <w:t>,</w:t>
      </w:r>
      <w:r w:rsidR="008B65FB" w:rsidRPr="008B2B36">
        <w:t xml:space="preserve"> we </w:t>
      </w:r>
      <w:r>
        <w:t xml:space="preserve">can </w:t>
      </w:r>
      <w:r w:rsidR="008B65FB" w:rsidRPr="008B2B36">
        <w:t xml:space="preserve">divide </w:t>
      </w:r>
      <w:r w:rsidR="00187B73">
        <w:rPr>
          <w:rFonts w:hint="eastAsia"/>
          <w:lang w:eastAsia="zh-CN"/>
        </w:rPr>
        <w:t xml:space="preserve">the </w:t>
      </w:r>
      <w:r w:rsidR="006F01E9" w:rsidRPr="008B2B36">
        <w:t>pads of a</w:t>
      </w:r>
      <w:r>
        <w:t>n</w:t>
      </w:r>
      <w:r w:rsidR="006F01E9" w:rsidRPr="008B2B36">
        <w:t xml:space="preserve"> SoC </w:t>
      </w:r>
      <w:r w:rsidR="001D234C">
        <w:t>into</w:t>
      </w:r>
      <w:r w:rsidR="001D234C" w:rsidRPr="008B2B36">
        <w:t xml:space="preserve"> </w:t>
      </w:r>
      <w:r w:rsidR="00646167">
        <w:t xml:space="preserve">the </w:t>
      </w:r>
      <w:r w:rsidR="006F01E9" w:rsidRPr="008B2B36">
        <w:t>following type</w:t>
      </w:r>
      <w:r w:rsidR="00187B73">
        <w:t>s for DFT functional simulation</w:t>
      </w:r>
      <w:r w:rsidR="00187B73">
        <w:rPr>
          <w:rFonts w:hint="eastAsia"/>
          <w:lang w:eastAsia="zh-CN"/>
        </w:rPr>
        <w:t>:</w:t>
      </w:r>
    </w:p>
    <w:p w14:paraId="653A0486" w14:textId="70A29AE6" w:rsidR="008B65FB" w:rsidRPr="008B2B36" w:rsidRDefault="008B65FB" w:rsidP="00187B73">
      <w:pPr>
        <w:numPr>
          <w:ilvl w:val="0"/>
          <w:numId w:val="10"/>
        </w:numPr>
      </w:pPr>
      <w:r w:rsidRPr="008B2B36">
        <w:t>IEEE 1149.1 compliance on-chip TAP (Test Access Port).  Hereinafter</w:t>
      </w:r>
      <w:r w:rsidR="001D234C">
        <w:t>,</w:t>
      </w:r>
      <w:r w:rsidRPr="008B2B36">
        <w:t xml:space="preserve"> it’s simply called JTAG (Joint Test Action Group) interface</w:t>
      </w:r>
      <w:r w:rsidR="00D76CF8" w:rsidRPr="008B2B36">
        <w:t xml:space="preserve"> </w:t>
      </w:r>
      <w:r w:rsidR="00D7775C">
        <w:t>as shown</w:t>
      </w:r>
      <w:r w:rsidR="00D76CF8" w:rsidRPr="008B2B36">
        <w:t xml:space="preserve"> in </w:t>
      </w:r>
      <w:r w:rsidR="00A01A21">
        <w:fldChar w:fldCharType="begin"/>
      </w:r>
      <w:r w:rsidR="00A01A21">
        <w:instrText xml:space="preserve"> REF _Ref438466364 \h </w:instrText>
      </w:r>
      <w:r w:rsidR="00A01A21">
        <w:fldChar w:fldCharType="separate"/>
      </w:r>
      <w:r w:rsidR="00A01A21" w:rsidRPr="008315B3">
        <w:t xml:space="preserve">Table </w:t>
      </w:r>
      <w:r w:rsidR="00A01A21">
        <w:rPr>
          <w:noProof/>
        </w:rPr>
        <w:t>I</w:t>
      </w:r>
      <w:r w:rsidR="00A01A21">
        <w:fldChar w:fldCharType="end"/>
      </w:r>
      <w:r w:rsidRPr="008B2B36">
        <w:t xml:space="preserve">, which is the most </w:t>
      </w:r>
      <w:r w:rsidR="004D44B7">
        <w:t>important</w:t>
      </w:r>
      <w:r w:rsidRPr="008B2B36">
        <w:t xml:space="preserve"> interface for DFT design.</w:t>
      </w:r>
      <w:r w:rsidR="000D410B">
        <w:rPr>
          <w:rFonts w:hint="eastAsia"/>
          <w:lang w:eastAsia="zh-CN"/>
        </w:rPr>
        <w:t xml:space="preserve"> </w:t>
      </w:r>
      <w:r w:rsidR="00D76CF8" w:rsidRPr="008B2B36">
        <w:t xml:space="preserve"> Please note that in </w:t>
      </w:r>
      <w:r w:rsidR="004D44B7">
        <w:fldChar w:fldCharType="begin"/>
      </w:r>
      <w:r w:rsidR="004D44B7">
        <w:instrText xml:space="preserve"> REF _Ref438466364 \h </w:instrText>
      </w:r>
      <w:r w:rsidR="004D44B7">
        <w:fldChar w:fldCharType="separate"/>
      </w:r>
      <w:r w:rsidR="004D44B7" w:rsidRPr="008315B3">
        <w:t xml:space="preserve">Table </w:t>
      </w:r>
      <w:r w:rsidR="004D44B7">
        <w:rPr>
          <w:noProof/>
        </w:rPr>
        <w:t>I</w:t>
      </w:r>
      <w:r w:rsidR="004D44B7">
        <w:fldChar w:fldCharType="end"/>
      </w:r>
      <w:r w:rsidR="00D76CF8" w:rsidRPr="008B2B36">
        <w:t xml:space="preserve">, </w:t>
      </w:r>
      <w:proofErr w:type="spellStart"/>
      <w:r w:rsidR="00D76CF8" w:rsidRPr="00A01A21">
        <w:rPr>
          <w:b/>
          <w:i/>
        </w:rPr>
        <w:t>read_not_write</w:t>
      </w:r>
      <w:proofErr w:type="spellEnd"/>
      <w:r w:rsidR="009F12AF">
        <w:t xml:space="preserve"> signal is not defined</w:t>
      </w:r>
      <w:r w:rsidR="00D76CF8" w:rsidRPr="008B2B36">
        <w:t xml:space="preserve"> in IEEE 1149.1, </w:t>
      </w:r>
      <w:r w:rsidR="004D44B7">
        <w:t>as it i</w:t>
      </w:r>
      <w:r w:rsidR="00D76CF8" w:rsidRPr="008B2B36">
        <w:t>s a</w:t>
      </w:r>
      <w:r w:rsidR="00A77A20" w:rsidRPr="008B2B36">
        <w:t>n</w:t>
      </w:r>
      <w:r w:rsidR="00D76CF8" w:rsidRPr="008B2B36">
        <w:t xml:space="preserve"> internal signal </w:t>
      </w:r>
      <w:r w:rsidR="004D44B7" w:rsidRPr="008B2B36">
        <w:t xml:space="preserve">only </w:t>
      </w:r>
      <w:r w:rsidR="00D76CF8" w:rsidRPr="008B2B36">
        <w:t>used in this environment, for more description pleas</w:t>
      </w:r>
      <w:r w:rsidR="002C07A0" w:rsidRPr="008B2B36">
        <w:t>e refer to</w:t>
      </w:r>
      <w:r w:rsidR="00A01A21">
        <w:t xml:space="preserve"> Section </w:t>
      </w:r>
      <w:r w:rsidR="00A01A21">
        <w:fldChar w:fldCharType="begin"/>
      </w:r>
      <w:r w:rsidR="00A01A21">
        <w:instrText xml:space="preserve"> REF _Ref438466516 \r \h </w:instrText>
      </w:r>
      <w:r w:rsidR="00A01A21">
        <w:fldChar w:fldCharType="separate"/>
      </w:r>
      <w:r w:rsidR="00A01A21">
        <w:t>C.5</w:t>
      </w:r>
      <w:r w:rsidR="00A01A21">
        <w:fldChar w:fldCharType="end"/>
      </w:r>
      <w:r w:rsidR="00A01A21">
        <w:t>.</w:t>
      </w:r>
    </w:p>
    <w:p w14:paraId="7DCC78D8" w14:textId="77777777" w:rsidR="008B65FB" w:rsidRPr="008B2B36" w:rsidRDefault="008B65FB" w:rsidP="00187B73">
      <w:pPr>
        <w:numPr>
          <w:ilvl w:val="0"/>
          <w:numId w:val="10"/>
        </w:numPr>
      </w:pPr>
      <w:r w:rsidRPr="008B2B36">
        <w:t>Clock pads</w:t>
      </w:r>
      <w:r w:rsidR="002C07A0" w:rsidRPr="008B2B36">
        <w:t>, which are</w:t>
      </w:r>
      <w:r w:rsidR="00DE322A" w:rsidRPr="008B2B36">
        <w:t xml:space="preserve"> clocks </w:t>
      </w:r>
      <w:r w:rsidR="00D76B45">
        <w:t xml:space="preserve">that </w:t>
      </w:r>
      <w:r w:rsidR="00DE322A" w:rsidRPr="008B2B36">
        <w:t>need</w:t>
      </w:r>
      <w:r w:rsidR="00D76B45">
        <w:t xml:space="preserve"> to</w:t>
      </w:r>
      <w:r w:rsidR="00DE322A" w:rsidRPr="008B2B36">
        <w:t xml:space="preserve"> toggle</w:t>
      </w:r>
      <w:r w:rsidRPr="008B2B36">
        <w:t xml:space="preserve"> in DFT functional simulation. </w:t>
      </w:r>
      <w:r w:rsidR="000D410B">
        <w:rPr>
          <w:rFonts w:hint="eastAsia"/>
          <w:lang w:eastAsia="zh-CN"/>
        </w:rPr>
        <w:t xml:space="preserve"> </w:t>
      </w:r>
      <w:r w:rsidR="004D44B7">
        <w:t>S</w:t>
      </w:r>
      <w:r w:rsidRPr="008B2B36">
        <w:t xml:space="preserve">ee </w:t>
      </w:r>
      <w:r w:rsidR="00A01A21">
        <w:t xml:space="preserve">Section </w:t>
      </w:r>
      <w:r w:rsidR="00A01A21">
        <w:fldChar w:fldCharType="begin"/>
      </w:r>
      <w:r w:rsidR="00A01A21">
        <w:instrText xml:space="preserve"> REF _Ref438466811 \r \h </w:instrText>
      </w:r>
      <w:r w:rsidR="00A01A21">
        <w:fldChar w:fldCharType="separate"/>
      </w:r>
      <w:r w:rsidR="00A01A21">
        <w:t>D</w:t>
      </w:r>
      <w:r w:rsidR="00A01A21">
        <w:fldChar w:fldCharType="end"/>
      </w:r>
      <w:r w:rsidR="00A01A21">
        <w:t xml:space="preserve"> </w:t>
      </w:r>
      <w:r w:rsidRPr="008B2B36">
        <w:t>for more description.</w:t>
      </w:r>
    </w:p>
    <w:p w14:paraId="2844F373" w14:textId="77777777" w:rsidR="00A01A21" w:rsidRDefault="008B65FB" w:rsidP="001C4FAB">
      <w:pPr>
        <w:numPr>
          <w:ilvl w:val="0"/>
          <w:numId w:val="10"/>
        </w:numPr>
      </w:pPr>
      <w:r w:rsidRPr="008B2B36">
        <w:t xml:space="preserve">Reset pads. </w:t>
      </w:r>
      <w:r w:rsidR="00187B73">
        <w:rPr>
          <w:rFonts w:hint="eastAsia"/>
          <w:lang w:eastAsia="zh-CN"/>
        </w:rPr>
        <w:t xml:space="preserve"> </w:t>
      </w:r>
      <w:r w:rsidR="006F01E9" w:rsidRPr="008B2B36">
        <w:t xml:space="preserve">All the reset related pads are categorized </w:t>
      </w:r>
      <w:r w:rsidR="004D44B7">
        <w:t>into</w:t>
      </w:r>
      <w:r w:rsidR="006F01E9" w:rsidRPr="008B2B36">
        <w:t xml:space="preserve"> this type</w:t>
      </w:r>
      <w:r w:rsidR="00D76B45">
        <w:t>.</w:t>
      </w:r>
    </w:p>
    <w:p w14:paraId="783C5BB7" w14:textId="19D215A4" w:rsidR="008B65FB" w:rsidRPr="008B2B36" w:rsidRDefault="006F01E9" w:rsidP="001C4FAB">
      <w:pPr>
        <w:numPr>
          <w:ilvl w:val="0"/>
          <w:numId w:val="10"/>
        </w:numPr>
      </w:pPr>
      <w:bookmarkStart w:id="11" w:name="_Ref439403077"/>
      <w:r w:rsidRPr="008B2B36">
        <w:t xml:space="preserve">Other pads. </w:t>
      </w:r>
      <w:r w:rsidR="00187B73">
        <w:rPr>
          <w:rFonts w:hint="eastAsia"/>
          <w:lang w:eastAsia="zh-CN"/>
        </w:rPr>
        <w:t xml:space="preserve"> </w:t>
      </w:r>
      <w:r w:rsidRPr="008B2B36">
        <w:t>Except for type 1</w:t>
      </w:r>
      <w:r w:rsidR="004D44B7">
        <w:t>)</w:t>
      </w:r>
      <w:r w:rsidR="00382922">
        <w:t xml:space="preserve"> to </w:t>
      </w:r>
      <w:r w:rsidRPr="008B2B36">
        <w:t>3</w:t>
      </w:r>
      <w:r w:rsidR="004D44B7">
        <w:t>)</w:t>
      </w:r>
      <w:r w:rsidR="008B65FB" w:rsidRPr="008B2B36">
        <w:t xml:space="preserve"> </w:t>
      </w:r>
      <w:r w:rsidR="004D44B7">
        <w:t>above</w:t>
      </w:r>
      <w:ins w:id="12" w:author="Huang Rui" w:date="2016-01-05T16:55:00Z">
        <w:r w:rsidR="00B40C0C">
          <w:t>-</w:t>
        </w:r>
      </w:ins>
      <w:r w:rsidR="008B65FB" w:rsidRPr="008B2B36">
        <w:t xml:space="preserve">mentioned, the </w:t>
      </w:r>
      <w:r w:rsidR="004D44B7">
        <w:t>remaining</w:t>
      </w:r>
      <w:r w:rsidR="008B65FB" w:rsidRPr="008B2B36">
        <w:t xml:space="preserve"> pads are categorized </w:t>
      </w:r>
      <w:r w:rsidR="004D44B7">
        <w:t>into</w:t>
      </w:r>
      <w:r w:rsidR="008B65FB" w:rsidRPr="008B2B36">
        <w:t xml:space="preserve"> </w:t>
      </w:r>
      <w:r w:rsidR="004D44B7">
        <w:t>this</w:t>
      </w:r>
      <w:r w:rsidR="008B65FB" w:rsidRPr="008B2B36">
        <w:t xml:space="preserve"> type</w:t>
      </w:r>
      <w:r w:rsidR="00974B58">
        <w:t>.</w:t>
      </w:r>
      <w:r w:rsidR="00A579EB">
        <w:rPr>
          <w:rFonts w:hint="eastAsia"/>
          <w:lang w:eastAsia="zh-CN"/>
        </w:rPr>
        <w:t xml:space="preserve"> </w:t>
      </w:r>
      <w:r w:rsidR="005C788F">
        <w:t>S</w:t>
      </w:r>
      <w:r w:rsidR="00DE322A" w:rsidRPr="008B2B36">
        <w:t xml:space="preserve">ee </w:t>
      </w:r>
      <w:r w:rsidR="00A01A21" w:rsidRPr="00A01A21">
        <w:t>Section</w:t>
      </w:r>
      <w:r w:rsidR="00A01A21">
        <w:t xml:space="preserve"> </w:t>
      </w:r>
      <w:r w:rsidR="00A01A21">
        <w:fldChar w:fldCharType="begin"/>
      </w:r>
      <w:r w:rsidR="00A01A21">
        <w:instrText xml:space="preserve"> REF _Ref438466881 \r \h </w:instrText>
      </w:r>
      <w:r w:rsidR="00A01A21">
        <w:fldChar w:fldCharType="separate"/>
      </w:r>
      <w:r w:rsidR="00A01A21">
        <w:t>E</w:t>
      </w:r>
      <w:r w:rsidR="00A01A21">
        <w:fldChar w:fldCharType="end"/>
      </w:r>
      <w:r w:rsidR="00A01A21" w:rsidRPr="00A01A21">
        <w:t xml:space="preserve"> </w:t>
      </w:r>
      <w:r w:rsidRPr="00A01A21">
        <w:t>for</w:t>
      </w:r>
      <w:r w:rsidRPr="008B2B36">
        <w:t xml:space="preserve"> more description.</w:t>
      </w:r>
      <w:bookmarkEnd w:id="11"/>
    </w:p>
    <w:p w14:paraId="3E976C9F" w14:textId="1813B943" w:rsidR="008B65FB" w:rsidRDefault="008B65FB" w:rsidP="008315B3">
      <w:pPr>
        <w:rPr>
          <w:lang w:eastAsia="zh-CN"/>
        </w:rPr>
      </w:pPr>
      <w:r w:rsidRPr="009F2813">
        <w:t xml:space="preserve">In </w:t>
      </w:r>
      <w:r w:rsidR="00382922">
        <w:fldChar w:fldCharType="begin"/>
      </w:r>
      <w:r w:rsidR="00382922">
        <w:instrText xml:space="preserve"> REF _Ref438467003 \h </w:instrText>
      </w:r>
      <w:r w:rsidR="00382922">
        <w:fldChar w:fldCharType="separate"/>
      </w:r>
      <w:r w:rsidR="00382922" w:rsidRPr="00F53077">
        <w:t>Fig</w:t>
      </w:r>
      <w:r w:rsidR="00382922">
        <w:t>.</w:t>
      </w:r>
      <w:r w:rsidR="00382922" w:rsidRPr="00F53077">
        <w:t xml:space="preserve"> </w:t>
      </w:r>
      <w:r w:rsidR="00382922">
        <w:rPr>
          <w:noProof/>
        </w:rPr>
        <w:t>1</w:t>
      </w:r>
      <w:r w:rsidR="00382922">
        <w:fldChar w:fldCharType="end"/>
      </w:r>
      <w:r w:rsidR="006F01E9" w:rsidRPr="009F2813">
        <w:t>,</w:t>
      </w:r>
      <w:r w:rsidR="006F01E9" w:rsidRPr="008B2B36">
        <w:t xml:space="preserve"> </w:t>
      </w:r>
      <w:proofErr w:type="spellStart"/>
      <w:r w:rsidR="006F01E9" w:rsidRPr="00A579EB">
        <w:rPr>
          <w:b/>
          <w:i/>
        </w:rPr>
        <w:t>jtag_driver</w:t>
      </w:r>
      <w:proofErr w:type="spellEnd"/>
      <w:r w:rsidR="006F01E9" w:rsidRPr="00974B58">
        <w:t>,</w:t>
      </w:r>
      <w:r w:rsidR="00382922" w:rsidRPr="00382922">
        <w:rPr>
          <w:b/>
          <w:i/>
        </w:rPr>
        <w:t xml:space="preserve"> </w:t>
      </w:r>
      <w:proofErr w:type="spellStart"/>
      <w:r w:rsidR="00382922" w:rsidRPr="00A579EB">
        <w:rPr>
          <w:b/>
          <w:i/>
        </w:rPr>
        <w:t>clock_driver</w:t>
      </w:r>
      <w:proofErr w:type="spellEnd"/>
      <w:r w:rsidR="00382922" w:rsidRPr="00974B58">
        <w:t>,</w:t>
      </w:r>
      <w:r w:rsidRPr="008B2B36">
        <w:t xml:space="preserve"> </w:t>
      </w:r>
      <w:proofErr w:type="spellStart"/>
      <w:r w:rsidR="00382922" w:rsidRPr="00A579EB">
        <w:rPr>
          <w:b/>
          <w:i/>
        </w:rPr>
        <w:t>reset_driver</w:t>
      </w:r>
      <w:proofErr w:type="spellEnd"/>
      <w:r w:rsidR="00974B58" w:rsidRPr="00974B58">
        <w:t>,</w:t>
      </w:r>
      <w:r w:rsidR="00382922" w:rsidRPr="00A579EB">
        <w:rPr>
          <w:b/>
          <w:i/>
        </w:rPr>
        <w:t xml:space="preserve"> </w:t>
      </w:r>
      <w:r w:rsidR="006F01E9" w:rsidRPr="008B2B36">
        <w:t xml:space="preserve">and </w:t>
      </w:r>
      <w:proofErr w:type="spellStart"/>
      <w:r w:rsidR="00382922" w:rsidRPr="00A579EB">
        <w:rPr>
          <w:b/>
          <w:i/>
        </w:rPr>
        <w:t>pad_driver</w:t>
      </w:r>
      <w:proofErr w:type="spellEnd"/>
      <w:r w:rsidR="00382922" w:rsidRPr="008B2B36">
        <w:t xml:space="preserve"> </w:t>
      </w:r>
      <w:r w:rsidR="00382922">
        <w:t>correspond</w:t>
      </w:r>
      <w:r w:rsidR="0085114A" w:rsidRPr="008B2B36">
        <w:t xml:space="preserve"> to </w:t>
      </w:r>
      <w:r w:rsidR="00E65E69">
        <w:t xml:space="preserve">the </w:t>
      </w:r>
      <w:r w:rsidR="0085114A" w:rsidRPr="008B2B36">
        <w:t xml:space="preserve">above </w:t>
      </w:r>
      <w:r w:rsidR="00382922">
        <w:t xml:space="preserve">four </w:t>
      </w:r>
      <w:r w:rsidR="0085114A" w:rsidRPr="008B2B36">
        <w:t>pad types</w:t>
      </w:r>
      <w:r w:rsidR="00382922">
        <w:t>, respectively</w:t>
      </w:r>
      <w:r w:rsidRPr="008B2B36">
        <w:t>.</w:t>
      </w:r>
      <w:r w:rsidR="0085114A" w:rsidRPr="008B2B36">
        <w:t xml:space="preserve"> </w:t>
      </w:r>
      <w:r w:rsidR="00187B73">
        <w:rPr>
          <w:rFonts w:hint="eastAsia"/>
          <w:lang w:eastAsia="zh-CN"/>
        </w:rPr>
        <w:t xml:space="preserve"> </w:t>
      </w:r>
      <w:r w:rsidRPr="008B2B36">
        <w:t xml:space="preserve">The </w:t>
      </w:r>
      <w:proofErr w:type="spellStart"/>
      <w:r w:rsidR="00AF3BE1">
        <w:rPr>
          <w:b/>
          <w:i/>
        </w:rPr>
        <w:t>STIL_generator</w:t>
      </w:r>
      <w:proofErr w:type="spellEnd"/>
      <w:r w:rsidRPr="008B2B36">
        <w:t xml:space="preserve"> collects STIL information from the</w:t>
      </w:r>
      <w:r w:rsidR="0085114A" w:rsidRPr="008B2B36">
        <w:t>se drivers and writes them to a STIL pattern file.</w:t>
      </w:r>
    </w:p>
    <w:p w14:paraId="522EF464" w14:textId="77777777" w:rsidR="00187B73" w:rsidRPr="00187B73" w:rsidRDefault="00187B73" w:rsidP="00F53077">
      <w:pPr>
        <w:pStyle w:val="Caption"/>
        <w:rPr>
          <w:lang w:eastAsia="zh-CN"/>
        </w:rPr>
      </w:pPr>
    </w:p>
    <w:p w14:paraId="6E6277FE" w14:textId="0E76D2CD" w:rsidR="00187B73" w:rsidRPr="00187B73" w:rsidRDefault="007D0BC5" w:rsidP="00382922">
      <w:pPr>
        <w:jc w:val="center"/>
      </w:pPr>
      <w:r>
        <w:rPr>
          <w:noProof/>
          <w:lang w:val="en-US"/>
        </w:rPr>
        <w:lastRenderedPageBreak/>
        <w:drawing>
          <wp:inline distT="0" distB="0" distL="0" distR="0" wp14:anchorId="7F81B33F" wp14:editId="0E6F19CB">
            <wp:extent cx="5943600" cy="5490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90210"/>
                    </a:xfrm>
                    <a:prstGeom prst="rect">
                      <a:avLst/>
                    </a:prstGeom>
                  </pic:spPr>
                </pic:pic>
              </a:graphicData>
            </a:graphic>
          </wp:inline>
        </w:drawing>
      </w:r>
    </w:p>
    <w:p w14:paraId="52A2390B" w14:textId="77777777" w:rsidR="00187B73" w:rsidRPr="00F53077" w:rsidRDefault="00187B73" w:rsidP="00F53077">
      <w:pPr>
        <w:pStyle w:val="Caption"/>
      </w:pPr>
      <w:bookmarkStart w:id="13" w:name="_Ref438467003"/>
      <w:bookmarkStart w:id="14" w:name="_Ref438467070"/>
      <w:r w:rsidRPr="00F53077">
        <w:t xml:space="preserve">Figure </w:t>
      </w:r>
      <w:r w:rsidRPr="00F53077">
        <w:fldChar w:fldCharType="begin"/>
      </w:r>
      <w:r w:rsidRPr="00F53077">
        <w:instrText xml:space="preserve"> SEQ Figure \* ARABIC </w:instrText>
      </w:r>
      <w:r w:rsidRPr="00F53077">
        <w:fldChar w:fldCharType="separate"/>
      </w:r>
      <w:r w:rsidR="00B030AD">
        <w:rPr>
          <w:noProof/>
        </w:rPr>
        <w:t>1</w:t>
      </w:r>
      <w:r w:rsidRPr="00F53077">
        <w:fldChar w:fldCharType="end"/>
      </w:r>
      <w:bookmarkEnd w:id="13"/>
      <w:r w:rsidRPr="00F53077">
        <w:rPr>
          <w:rFonts w:hint="eastAsia"/>
        </w:rPr>
        <w:t>.</w:t>
      </w:r>
      <w:r w:rsidRPr="00F53077">
        <w:t xml:space="preserve"> </w:t>
      </w:r>
      <w:bookmarkStart w:id="15" w:name="_Ref438467017"/>
      <w:r w:rsidR="009F2813">
        <w:t>UVM</w:t>
      </w:r>
      <w:r w:rsidR="00745285">
        <w:t>-</w:t>
      </w:r>
      <w:r w:rsidR="009F2813">
        <w:t xml:space="preserve">based </w:t>
      </w:r>
      <w:r w:rsidRPr="00F53077">
        <w:t>DFT verification environment</w:t>
      </w:r>
      <w:r w:rsidRPr="00F53077">
        <w:rPr>
          <w:rFonts w:hint="eastAsia"/>
        </w:rPr>
        <w:t>.</w:t>
      </w:r>
      <w:bookmarkEnd w:id="14"/>
      <w:bookmarkEnd w:id="15"/>
    </w:p>
    <w:p w14:paraId="347338E2" w14:textId="77777777" w:rsidR="008B65FB" w:rsidRDefault="008B65FB" w:rsidP="002A40B0">
      <w:pPr>
        <w:pStyle w:val="Heading2"/>
        <w:rPr>
          <w:rFonts w:eastAsia="宋体"/>
          <w:lang w:eastAsia="zh-CN"/>
        </w:rPr>
      </w:pPr>
      <w:proofErr w:type="spellStart"/>
      <w:r w:rsidRPr="00A579EB">
        <w:rPr>
          <w:b/>
        </w:rPr>
        <w:t>jtag_agent</w:t>
      </w:r>
      <w:proofErr w:type="spellEnd"/>
      <w:r w:rsidRPr="008B2B36">
        <w:t xml:space="preserve"> </w:t>
      </w:r>
      <w:r w:rsidR="009F2813">
        <w:rPr>
          <w:rFonts w:eastAsia="宋体"/>
          <w:lang w:eastAsia="zh-CN"/>
        </w:rPr>
        <w:t>I</w:t>
      </w:r>
      <w:r w:rsidRPr="008B2B36">
        <w:t>mplementation</w:t>
      </w:r>
    </w:p>
    <w:p w14:paraId="435A006E" w14:textId="43B44CAD" w:rsidR="003230E8" w:rsidRDefault="00F26ECF" w:rsidP="008315B3">
      <w:pPr>
        <w:rPr>
          <w:lang w:eastAsia="zh-CN"/>
        </w:rPr>
      </w:pPr>
      <w:r w:rsidRPr="008B2B36">
        <w:t xml:space="preserve">In </w:t>
      </w:r>
      <w:r w:rsidR="00382922">
        <w:fldChar w:fldCharType="begin"/>
      </w:r>
      <w:r w:rsidR="00382922">
        <w:instrText xml:space="preserve"> REF _Ref438733249 \h </w:instrText>
      </w:r>
      <w:r w:rsidR="00382922">
        <w:fldChar w:fldCharType="separate"/>
      </w:r>
      <w:r w:rsidR="00382922">
        <w:t xml:space="preserve">Fig. </w:t>
      </w:r>
      <w:r w:rsidR="00382922">
        <w:rPr>
          <w:noProof/>
        </w:rPr>
        <w:t>2</w:t>
      </w:r>
      <w:r w:rsidR="00382922">
        <w:fldChar w:fldCharType="end"/>
      </w:r>
      <w:r w:rsidRPr="009F2813">
        <w:t>,</w:t>
      </w:r>
      <w:r w:rsidRPr="008B2B36">
        <w:t xml:space="preserve"> </w:t>
      </w:r>
      <w:proofErr w:type="spellStart"/>
      <w:r w:rsidR="00463E70" w:rsidRPr="00382922">
        <w:rPr>
          <w:b/>
          <w:i/>
        </w:rPr>
        <w:t>jtag_agent</w:t>
      </w:r>
      <w:proofErr w:type="spellEnd"/>
      <w:r w:rsidR="00463E70" w:rsidRPr="008B2B36">
        <w:t xml:space="preserve"> is composed of</w:t>
      </w:r>
      <w:r w:rsidR="003230E8" w:rsidRPr="008B2B36">
        <w:t xml:space="preserve"> </w:t>
      </w:r>
      <w:proofErr w:type="spellStart"/>
      <w:r w:rsidR="003230E8" w:rsidRPr="00A579EB">
        <w:rPr>
          <w:b/>
          <w:i/>
        </w:rPr>
        <w:t>jtag_sequencer</w:t>
      </w:r>
      <w:proofErr w:type="spellEnd"/>
      <w:r w:rsidR="003230E8" w:rsidRPr="008B2B36">
        <w:t xml:space="preserve">, </w:t>
      </w:r>
      <w:proofErr w:type="spellStart"/>
      <w:r w:rsidR="003230E8" w:rsidRPr="00A579EB">
        <w:rPr>
          <w:b/>
          <w:i/>
        </w:rPr>
        <w:t>jtag_monitor</w:t>
      </w:r>
      <w:proofErr w:type="spellEnd"/>
      <w:r w:rsidR="00974B58" w:rsidRPr="00974B58">
        <w:rPr>
          <w:i/>
        </w:rPr>
        <w:t>,</w:t>
      </w:r>
      <w:r w:rsidR="003230E8" w:rsidRPr="008B2B36">
        <w:t xml:space="preserve"> and </w:t>
      </w:r>
      <w:proofErr w:type="spellStart"/>
      <w:r w:rsidR="003230E8" w:rsidRPr="00A579EB">
        <w:rPr>
          <w:b/>
          <w:i/>
        </w:rPr>
        <w:t>jtag_driver</w:t>
      </w:r>
      <w:proofErr w:type="spellEnd"/>
      <w:r w:rsidR="003230E8" w:rsidRPr="008B2B36">
        <w:t xml:space="preserve">, </w:t>
      </w:r>
      <w:r w:rsidR="00EC278D">
        <w:t xml:space="preserve">all of them </w:t>
      </w:r>
      <w:r w:rsidR="00F20529" w:rsidRPr="008B2B36">
        <w:t xml:space="preserve">configured through </w:t>
      </w:r>
      <w:proofErr w:type="spellStart"/>
      <w:r w:rsidR="003230E8" w:rsidRPr="009F2813">
        <w:rPr>
          <w:b/>
          <w:i/>
        </w:rPr>
        <w:t>jtag_agent_configuration</w:t>
      </w:r>
      <w:proofErr w:type="spellEnd"/>
      <w:r w:rsidR="003230E8" w:rsidRPr="00966996">
        <w:rPr>
          <w:i/>
        </w:rPr>
        <w:t>.</w:t>
      </w:r>
    </w:p>
    <w:p w14:paraId="6ECF5CFE" w14:textId="77777777" w:rsidR="00A579EB" w:rsidRPr="00A579EB" w:rsidRDefault="00A579EB" w:rsidP="00A579EB">
      <w:pPr>
        <w:pStyle w:val="Heading3"/>
      </w:pPr>
      <w:proofErr w:type="spellStart"/>
      <w:r w:rsidRPr="00A579EB">
        <w:rPr>
          <w:b/>
        </w:rPr>
        <w:t>jtag_agent_configuration</w:t>
      </w:r>
      <w:proofErr w:type="spellEnd"/>
      <w:r w:rsidR="009F2813">
        <w:rPr>
          <w:rFonts w:eastAsia="宋体"/>
          <w:lang w:eastAsia="zh-CN"/>
        </w:rPr>
        <w:t xml:space="preserve"> C</w:t>
      </w:r>
      <w:r w:rsidRPr="00A579EB">
        <w:rPr>
          <w:rFonts w:eastAsia="宋体"/>
          <w:lang w:eastAsia="zh-CN"/>
        </w:rPr>
        <w:t>lass</w:t>
      </w:r>
    </w:p>
    <w:p w14:paraId="242F5EBB" w14:textId="4D08D372" w:rsidR="00A579EB" w:rsidRPr="008B2B36" w:rsidRDefault="00EC278D" w:rsidP="00A579EB">
      <w:pPr>
        <w:rPr>
          <w:szCs w:val="20"/>
        </w:rPr>
      </w:pPr>
      <w:r>
        <w:rPr>
          <w:szCs w:val="20"/>
        </w:rPr>
        <w:fldChar w:fldCharType="begin"/>
      </w:r>
      <w:r>
        <w:rPr>
          <w:szCs w:val="20"/>
        </w:rPr>
        <w:instrText xml:space="preserve"> REF _Ref438733513 \h </w:instrText>
      </w:r>
      <w:r>
        <w:rPr>
          <w:szCs w:val="20"/>
        </w:rPr>
      </w:r>
      <w:r>
        <w:rPr>
          <w:szCs w:val="20"/>
        </w:rPr>
        <w:fldChar w:fldCharType="separate"/>
      </w:r>
      <w:r w:rsidRPr="005A7EF0">
        <w:t>Fig</w:t>
      </w:r>
      <w:r>
        <w:t>.</w:t>
      </w:r>
      <w:r w:rsidRPr="005A7EF0">
        <w:t xml:space="preserve"> </w:t>
      </w:r>
      <w:r>
        <w:rPr>
          <w:noProof/>
        </w:rPr>
        <w:t>3</w:t>
      </w:r>
      <w:r>
        <w:rPr>
          <w:szCs w:val="20"/>
        </w:rPr>
        <w:fldChar w:fldCharType="end"/>
      </w:r>
      <w:r w:rsidR="00A579EB" w:rsidRPr="008B2B36">
        <w:rPr>
          <w:szCs w:val="20"/>
        </w:rPr>
        <w:t xml:space="preserve"> shows prop</w:t>
      </w:r>
      <w:r>
        <w:rPr>
          <w:szCs w:val="20"/>
        </w:rPr>
        <w:t>erties and a key method (</w:t>
      </w:r>
      <w:proofErr w:type="spellStart"/>
      <w:r>
        <w:rPr>
          <w:b/>
          <w:i/>
          <w:szCs w:val="20"/>
        </w:rPr>
        <w:t>pad_info_init</w:t>
      </w:r>
      <w:proofErr w:type="spellEnd"/>
      <w:r>
        <w:rPr>
          <w:b/>
          <w:i/>
          <w:szCs w:val="20"/>
        </w:rPr>
        <w:t xml:space="preserve"> </w:t>
      </w:r>
      <w:r>
        <w:rPr>
          <w:szCs w:val="20"/>
        </w:rPr>
        <w:t>())</w:t>
      </w:r>
      <w:r w:rsidR="00A579EB" w:rsidRPr="008B2B36">
        <w:rPr>
          <w:szCs w:val="20"/>
        </w:rPr>
        <w:t xml:space="preserve"> of </w:t>
      </w:r>
      <w:proofErr w:type="spellStart"/>
      <w:r w:rsidR="00A579EB" w:rsidRPr="00A579EB">
        <w:rPr>
          <w:b/>
          <w:i/>
        </w:rPr>
        <w:t>jtag_</w:t>
      </w:r>
      <w:r w:rsidR="00966996">
        <w:rPr>
          <w:b/>
          <w:i/>
        </w:rPr>
        <w:t>agent_</w:t>
      </w:r>
      <w:r w:rsidR="00A579EB" w:rsidRPr="00A579EB">
        <w:rPr>
          <w:b/>
          <w:i/>
        </w:rPr>
        <w:t>configuration</w:t>
      </w:r>
      <w:proofErr w:type="spellEnd"/>
      <w:r w:rsidR="00A579EB" w:rsidRPr="008B2B36">
        <w:rPr>
          <w:szCs w:val="20"/>
        </w:rPr>
        <w:t xml:space="preserve"> class.</w:t>
      </w:r>
    </w:p>
    <w:p w14:paraId="4851F97C" w14:textId="77777777" w:rsidR="00A579EB" w:rsidRPr="008B2B36" w:rsidRDefault="00A579EB" w:rsidP="00A579EB">
      <w:pPr>
        <w:rPr>
          <w:szCs w:val="20"/>
        </w:rPr>
      </w:pPr>
      <w:proofErr w:type="spellStart"/>
      <w:r w:rsidRPr="00A579EB">
        <w:rPr>
          <w:b/>
          <w:i/>
        </w:rPr>
        <w:t>jtag_vi</w:t>
      </w:r>
      <w:proofErr w:type="spellEnd"/>
      <w:r w:rsidRPr="008B2B36">
        <w:rPr>
          <w:szCs w:val="20"/>
        </w:rPr>
        <w:t xml:space="preserve"> is virtual JTAG interface.</w:t>
      </w:r>
    </w:p>
    <w:p w14:paraId="0BDCE3D1" w14:textId="77777777" w:rsidR="00A579EB" w:rsidRPr="008B2B36" w:rsidRDefault="00A579EB" w:rsidP="00A579EB">
      <w:pPr>
        <w:rPr>
          <w:szCs w:val="20"/>
        </w:rPr>
      </w:pPr>
      <w:proofErr w:type="spellStart"/>
      <w:r w:rsidRPr="00A579EB">
        <w:rPr>
          <w:b/>
          <w:i/>
        </w:rPr>
        <w:t>reg_block</w:t>
      </w:r>
      <w:proofErr w:type="spellEnd"/>
      <w:r w:rsidRPr="008B2B36">
        <w:rPr>
          <w:szCs w:val="20"/>
        </w:rPr>
        <w:t xml:space="preserve"> is TDR register model in RAL.</w:t>
      </w:r>
    </w:p>
    <w:p w14:paraId="341C6D44" w14:textId="77777777" w:rsidR="00A579EB" w:rsidRPr="008B2B36" w:rsidRDefault="00A579EB" w:rsidP="00A579EB">
      <w:pPr>
        <w:rPr>
          <w:szCs w:val="20"/>
        </w:rPr>
      </w:pPr>
      <w:proofErr w:type="spellStart"/>
      <w:r w:rsidRPr="00A579EB">
        <w:rPr>
          <w:b/>
          <w:i/>
        </w:rPr>
        <w:t>gen_stil_file</w:t>
      </w:r>
      <w:proofErr w:type="spellEnd"/>
      <w:r w:rsidRPr="008B2B36">
        <w:rPr>
          <w:szCs w:val="20"/>
        </w:rPr>
        <w:t xml:space="preserve"> is configuration knob to turn on STIL pattern generation during simulation.</w:t>
      </w:r>
    </w:p>
    <w:p w14:paraId="4198A737" w14:textId="77777777" w:rsidR="00A579EB" w:rsidRPr="008B2B36" w:rsidRDefault="00A579EB" w:rsidP="00A579EB">
      <w:pPr>
        <w:rPr>
          <w:szCs w:val="20"/>
        </w:rPr>
      </w:pPr>
      <w:proofErr w:type="spellStart"/>
      <w:r w:rsidRPr="00A579EB">
        <w:rPr>
          <w:b/>
          <w:i/>
        </w:rPr>
        <w:t>stil_file_name</w:t>
      </w:r>
      <w:proofErr w:type="spellEnd"/>
      <w:r w:rsidRPr="008B2B36">
        <w:rPr>
          <w:szCs w:val="20"/>
        </w:rPr>
        <w:t xml:space="preserve"> is desired STIL pattern file name.</w:t>
      </w:r>
    </w:p>
    <w:p w14:paraId="1853B6D5" w14:textId="77777777" w:rsidR="00A579EB" w:rsidRPr="008B2B36" w:rsidRDefault="00A579EB" w:rsidP="00A579EB">
      <w:pPr>
        <w:rPr>
          <w:szCs w:val="20"/>
        </w:rPr>
      </w:pPr>
      <w:proofErr w:type="spellStart"/>
      <w:r w:rsidRPr="00A579EB">
        <w:rPr>
          <w:b/>
          <w:i/>
        </w:rPr>
        <w:t>pad_name</w:t>
      </w:r>
      <w:proofErr w:type="spellEnd"/>
      <w:r w:rsidRPr="008B2B36">
        <w:rPr>
          <w:szCs w:val="20"/>
        </w:rPr>
        <w:t xml:space="preserve"> array stores </w:t>
      </w:r>
      <w:r w:rsidR="009A58DD">
        <w:rPr>
          <w:szCs w:val="20"/>
        </w:rPr>
        <w:t xml:space="preserve">the </w:t>
      </w:r>
      <w:r w:rsidRPr="008B2B36">
        <w:rPr>
          <w:szCs w:val="20"/>
        </w:rPr>
        <w:t>JTAG interface package name of a</w:t>
      </w:r>
      <w:r w:rsidR="009A58DD">
        <w:rPr>
          <w:szCs w:val="20"/>
        </w:rPr>
        <w:t>n</w:t>
      </w:r>
      <w:r w:rsidRPr="008B2B36">
        <w:rPr>
          <w:szCs w:val="20"/>
        </w:rPr>
        <w:t xml:space="preserve"> SoC </w:t>
      </w:r>
      <w:r w:rsidR="009A58DD">
        <w:rPr>
          <w:szCs w:val="20"/>
        </w:rPr>
        <w:t xml:space="preserve">and the </w:t>
      </w:r>
      <w:proofErr w:type="spellStart"/>
      <w:r w:rsidRPr="00A579EB">
        <w:rPr>
          <w:b/>
          <w:i/>
        </w:rPr>
        <w:t>pad_dir</w:t>
      </w:r>
      <w:proofErr w:type="spellEnd"/>
      <w:r w:rsidRPr="008B2B36">
        <w:rPr>
          <w:szCs w:val="20"/>
        </w:rPr>
        <w:t xml:space="preserve"> array indicate</w:t>
      </w:r>
      <w:r w:rsidR="009A58DD">
        <w:rPr>
          <w:szCs w:val="20"/>
        </w:rPr>
        <w:t>s</w:t>
      </w:r>
      <w:r w:rsidRPr="008B2B36">
        <w:rPr>
          <w:szCs w:val="20"/>
        </w:rPr>
        <w:t xml:space="preserve"> pads direction. </w:t>
      </w:r>
      <w:r w:rsidR="00EC278D">
        <w:rPr>
          <w:szCs w:val="20"/>
        </w:rPr>
        <w:t xml:space="preserve"> </w:t>
      </w:r>
      <w:r w:rsidRPr="008B2B36">
        <w:rPr>
          <w:szCs w:val="20"/>
        </w:rPr>
        <w:t>STIL pattern files need this information to describe stimuli vectors.</w:t>
      </w:r>
    </w:p>
    <w:p w14:paraId="5E99D8A7" w14:textId="5103E84B" w:rsidR="00A579EB" w:rsidRPr="008B2B36" w:rsidRDefault="00F86609" w:rsidP="00A579EB">
      <w:pPr>
        <w:rPr>
          <w:szCs w:val="20"/>
        </w:rPr>
      </w:pPr>
      <w:r>
        <w:rPr>
          <w:szCs w:val="20"/>
        </w:rPr>
        <w:t xml:space="preserve">A </w:t>
      </w:r>
      <w:r w:rsidR="00A579EB" w:rsidRPr="008B2B36">
        <w:rPr>
          <w:szCs w:val="20"/>
        </w:rPr>
        <w:t xml:space="preserve">DFT </w:t>
      </w:r>
      <w:r>
        <w:rPr>
          <w:szCs w:val="20"/>
        </w:rPr>
        <w:t xml:space="preserve">function </w:t>
      </w:r>
      <w:r w:rsidR="00A579EB" w:rsidRPr="008B2B36">
        <w:rPr>
          <w:szCs w:val="20"/>
        </w:rPr>
        <w:t xml:space="preserve">test must call </w:t>
      </w:r>
      <w:proofErr w:type="spellStart"/>
      <w:r w:rsidR="00A579EB" w:rsidRPr="00A579EB">
        <w:rPr>
          <w:b/>
          <w:i/>
        </w:rPr>
        <w:t>pad_info_init</w:t>
      </w:r>
      <w:proofErr w:type="spellEnd"/>
      <w:r w:rsidR="00EC278D">
        <w:rPr>
          <w:szCs w:val="20"/>
        </w:rPr>
        <w:t xml:space="preserve"> () method</w:t>
      </w:r>
      <w:r w:rsidR="00A579EB" w:rsidRPr="008B2B36">
        <w:rPr>
          <w:szCs w:val="20"/>
        </w:rPr>
        <w:t xml:space="preserve"> </w:t>
      </w:r>
      <w:r w:rsidR="004D4D40">
        <w:rPr>
          <w:szCs w:val="20"/>
        </w:rPr>
        <w:t xml:space="preserve">to initialize </w:t>
      </w:r>
      <w:proofErr w:type="spellStart"/>
      <w:r w:rsidR="004D4D40" w:rsidRPr="004D4D40">
        <w:rPr>
          <w:b/>
          <w:i/>
          <w:szCs w:val="20"/>
        </w:rPr>
        <w:t>pad_name</w:t>
      </w:r>
      <w:proofErr w:type="spellEnd"/>
      <w:r w:rsidR="004D4D40">
        <w:rPr>
          <w:szCs w:val="20"/>
        </w:rPr>
        <w:t xml:space="preserve"> and </w:t>
      </w:r>
      <w:proofErr w:type="spellStart"/>
      <w:r w:rsidR="004D4D40" w:rsidRPr="004D4D40">
        <w:rPr>
          <w:b/>
          <w:i/>
          <w:szCs w:val="20"/>
        </w:rPr>
        <w:t>pad_dir</w:t>
      </w:r>
      <w:proofErr w:type="spellEnd"/>
      <w:r w:rsidR="004D4D40" w:rsidRPr="004D4D40">
        <w:rPr>
          <w:b/>
          <w:i/>
          <w:szCs w:val="20"/>
        </w:rPr>
        <w:t xml:space="preserve"> </w:t>
      </w:r>
      <w:proofErr w:type="spellStart"/>
      <w:r w:rsidR="004D4D40">
        <w:rPr>
          <w:szCs w:val="20"/>
        </w:rPr>
        <w:t>arraies</w:t>
      </w:r>
      <w:proofErr w:type="spellEnd"/>
      <w:r w:rsidR="004D4D40">
        <w:rPr>
          <w:szCs w:val="20"/>
        </w:rPr>
        <w:t xml:space="preserve"> </w:t>
      </w:r>
      <w:r w:rsidR="00A579EB" w:rsidRPr="008B2B36">
        <w:rPr>
          <w:szCs w:val="20"/>
        </w:rPr>
        <w:t xml:space="preserve">before UVM </w:t>
      </w:r>
      <w:proofErr w:type="spellStart"/>
      <w:r w:rsidR="00A579EB" w:rsidRPr="00A579EB">
        <w:rPr>
          <w:b/>
          <w:i/>
        </w:rPr>
        <w:t>main_phase</w:t>
      </w:r>
      <w:proofErr w:type="spellEnd"/>
      <w:r w:rsidR="00A579EB" w:rsidRPr="008B2B36">
        <w:rPr>
          <w:szCs w:val="20"/>
        </w:rPr>
        <w:t xml:space="preserve"> objection and store it in </w:t>
      </w:r>
      <w:r w:rsidR="009A58DD">
        <w:rPr>
          <w:szCs w:val="20"/>
        </w:rPr>
        <w:t xml:space="preserve">a </w:t>
      </w:r>
      <w:r w:rsidR="00A579EB" w:rsidRPr="008B2B36">
        <w:rPr>
          <w:szCs w:val="20"/>
        </w:rPr>
        <w:t xml:space="preserve">configuration database for drivers and </w:t>
      </w:r>
      <w:proofErr w:type="spellStart"/>
      <w:r w:rsidR="00AF3BE1">
        <w:rPr>
          <w:b/>
          <w:i/>
          <w:szCs w:val="20"/>
        </w:rPr>
        <w:t>STIL_generator</w:t>
      </w:r>
      <w:proofErr w:type="spellEnd"/>
      <w:r w:rsidR="00A579EB" w:rsidRPr="008B2B36">
        <w:rPr>
          <w:szCs w:val="20"/>
        </w:rPr>
        <w:t xml:space="preserve"> fetch.</w:t>
      </w:r>
    </w:p>
    <w:p w14:paraId="4F195F40" w14:textId="77777777" w:rsidR="00A579EB" w:rsidRPr="00A579EB" w:rsidRDefault="00A579EB" w:rsidP="00A579EB">
      <w:pPr>
        <w:rPr>
          <w:lang w:eastAsia="zh-CN"/>
        </w:rPr>
      </w:pPr>
    </w:p>
    <w:p w14:paraId="1B67F943" w14:textId="77777777" w:rsidR="00A579EB" w:rsidRPr="008315B3" w:rsidRDefault="00A579EB" w:rsidP="00A579EB">
      <w:pPr>
        <w:pStyle w:val="TableTitle"/>
        <w:rPr>
          <w:sz w:val="12"/>
          <w:lang w:eastAsia="zh-CN"/>
        </w:rPr>
      </w:pPr>
      <w:bookmarkStart w:id="16" w:name="_Ref438466364"/>
      <w:r w:rsidRPr="008315B3">
        <w:t xml:space="preserve">Table </w:t>
      </w:r>
      <w:r w:rsidRPr="008315B3">
        <w:fldChar w:fldCharType="begin"/>
      </w:r>
      <w:r w:rsidRPr="008315B3">
        <w:instrText xml:space="preserve"> SEQ Table \* ROMAN </w:instrText>
      </w:r>
      <w:r w:rsidRPr="008315B3">
        <w:fldChar w:fldCharType="separate"/>
      </w:r>
      <w:r w:rsidR="00207056">
        <w:rPr>
          <w:noProof/>
        </w:rPr>
        <w:t>I</w:t>
      </w:r>
      <w:r w:rsidRPr="008315B3">
        <w:fldChar w:fldCharType="end"/>
      </w:r>
      <w:bookmarkEnd w:id="16"/>
    </w:p>
    <w:p w14:paraId="7ED23F1A" w14:textId="77777777" w:rsidR="00A579EB" w:rsidRPr="00187B73" w:rsidRDefault="00A579EB" w:rsidP="00A579EB">
      <w:pPr>
        <w:pStyle w:val="TableCaption"/>
      </w:pPr>
      <w:r>
        <w:rPr>
          <w:rFonts w:hint="eastAsia"/>
        </w:rPr>
        <w:t>jtag</w:t>
      </w:r>
      <w:r>
        <w:t xml:space="preserve"> </w:t>
      </w:r>
      <w:r>
        <w:rPr>
          <w:rFonts w:hint="eastAsia"/>
        </w:rPr>
        <w:t>I</w:t>
      </w:r>
      <w:r w:rsidRPr="00187B73">
        <w:t xml:space="preserve">nterface </w:t>
      </w:r>
      <w:r>
        <w:rPr>
          <w:rFonts w:hint="eastAsia"/>
        </w:rPr>
        <w:t>D</w:t>
      </w:r>
      <w:r w:rsidRPr="00187B73">
        <w:t>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F27D8E" w14:paraId="3C6D9631" w14:textId="77777777" w:rsidTr="00F27D8E">
        <w:trPr>
          <w:trHeight w:val="278"/>
          <w:jc w:val="center"/>
        </w:trPr>
        <w:tc>
          <w:tcPr>
            <w:tcW w:w="3257" w:type="dxa"/>
            <w:gridSpan w:val="2"/>
            <w:shd w:val="clear" w:color="auto" w:fill="auto"/>
            <w:vAlign w:val="center"/>
          </w:tcPr>
          <w:p w14:paraId="62CBB863"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JTAG Interface</w:t>
            </w:r>
          </w:p>
        </w:tc>
      </w:tr>
      <w:tr w:rsidR="00A579EB" w:rsidRPr="00F27D8E" w14:paraId="266FF98E" w14:textId="77777777" w:rsidTr="00F27D8E">
        <w:trPr>
          <w:trHeight w:val="278"/>
          <w:jc w:val="center"/>
        </w:trPr>
        <w:tc>
          <w:tcPr>
            <w:tcW w:w="1588" w:type="dxa"/>
            <w:shd w:val="clear" w:color="auto" w:fill="auto"/>
            <w:vAlign w:val="center"/>
          </w:tcPr>
          <w:p w14:paraId="5327A2AD"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Pad Direction</w:t>
            </w:r>
          </w:p>
        </w:tc>
        <w:tc>
          <w:tcPr>
            <w:tcW w:w="1669" w:type="dxa"/>
            <w:shd w:val="clear" w:color="auto" w:fill="auto"/>
            <w:vAlign w:val="center"/>
          </w:tcPr>
          <w:p w14:paraId="3298AEA0"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Pad Name</w:t>
            </w:r>
          </w:p>
        </w:tc>
      </w:tr>
      <w:tr w:rsidR="00A579EB" w:rsidRPr="00F27D8E" w14:paraId="1672C905" w14:textId="77777777" w:rsidTr="00F27D8E">
        <w:trPr>
          <w:trHeight w:val="278"/>
          <w:jc w:val="center"/>
        </w:trPr>
        <w:tc>
          <w:tcPr>
            <w:tcW w:w="1588" w:type="dxa"/>
            <w:shd w:val="clear" w:color="auto" w:fill="auto"/>
            <w:vAlign w:val="center"/>
          </w:tcPr>
          <w:p w14:paraId="30C596BA"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273424C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TCK</w:t>
            </w:r>
          </w:p>
        </w:tc>
      </w:tr>
      <w:tr w:rsidR="00A579EB" w:rsidRPr="00F27D8E" w14:paraId="2B6F4F8B" w14:textId="77777777" w:rsidTr="00F27D8E">
        <w:trPr>
          <w:trHeight w:val="278"/>
          <w:jc w:val="center"/>
        </w:trPr>
        <w:tc>
          <w:tcPr>
            <w:tcW w:w="1588" w:type="dxa"/>
            <w:shd w:val="clear" w:color="auto" w:fill="auto"/>
            <w:vAlign w:val="center"/>
          </w:tcPr>
          <w:p w14:paraId="4C96948A"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47CD5629"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TMS</w:t>
            </w:r>
          </w:p>
        </w:tc>
      </w:tr>
      <w:tr w:rsidR="00A579EB" w:rsidRPr="00F27D8E" w14:paraId="3192EE2B" w14:textId="77777777" w:rsidTr="00F27D8E">
        <w:trPr>
          <w:trHeight w:val="278"/>
          <w:jc w:val="center"/>
        </w:trPr>
        <w:tc>
          <w:tcPr>
            <w:tcW w:w="1588" w:type="dxa"/>
            <w:shd w:val="clear" w:color="auto" w:fill="auto"/>
            <w:vAlign w:val="center"/>
          </w:tcPr>
          <w:p w14:paraId="684B498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2B4FDB0B"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TRST_L</w:t>
            </w:r>
          </w:p>
        </w:tc>
      </w:tr>
      <w:tr w:rsidR="00A579EB" w:rsidRPr="00F27D8E" w14:paraId="560D1D73" w14:textId="77777777" w:rsidTr="00F27D8E">
        <w:trPr>
          <w:trHeight w:val="278"/>
          <w:jc w:val="center"/>
        </w:trPr>
        <w:tc>
          <w:tcPr>
            <w:tcW w:w="1588" w:type="dxa"/>
            <w:shd w:val="clear" w:color="auto" w:fill="auto"/>
            <w:vAlign w:val="center"/>
          </w:tcPr>
          <w:p w14:paraId="6CC7B1CC"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43FCD89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TDI</w:t>
            </w:r>
          </w:p>
        </w:tc>
      </w:tr>
      <w:tr w:rsidR="00A579EB" w:rsidRPr="00F27D8E" w14:paraId="20606801" w14:textId="77777777" w:rsidTr="00F27D8E">
        <w:trPr>
          <w:trHeight w:val="278"/>
          <w:jc w:val="center"/>
        </w:trPr>
        <w:tc>
          <w:tcPr>
            <w:tcW w:w="1588" w:type="dxa"/>
            <w:shd w:val="clear" w:color="auto" w:fill="auto"/>
            <w:vAlign w:val="center"/>
          </w:tcPr>
          <w:p w14:paraId="502F9866"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output</w:t>
            </w:r>
          </w:p>
        </w:tc>
        <w:tc>
          <w:tcPr>
            <w:tcW w:w="1669" w:type="dxa"/>
            <w:shd w:val="clear" w:color="auto" w:fill="auto"/>
            <w:vAlign w:val="center"/>
          </w:tcPr>
          <w:p w14:paraId="4CF64FCE"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TDO</w:t>
            </w:r>
          </w:p>
        </w:tc>
      </w:tr>
      <w:tr w:rsidR="00A579EB" w:rsidRPr="00F27D8E" w14:paraId="062A240C" w14:textId="77777777" w:rsidTr="00F27D8E">
        <w:trPr>
          <w:trHeight w:val="278"/>
          <w:jc w:val="center"/>
        </w:trPr>
        <w:tc>
          <w:tcPr>
            <w:tcW w:w="1588" w:type="dxa"/>
            <w:shd w:val="clear" w:color="auto" w:fill="auto"/>
            <w:vAlign w:val="center"/>
          </w:tcPr>
          <w:p w14:paraId="2D82C3DC"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0CA08C1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proofErr w:type="spellStart"/>
            <w:r w:rsidRPr="00F27D8E">
              <w:rPr>
                <w:sz w:val="16"/>
                <w:szCs w:val="20"/>
              </w:rPr>
              <w:t>read_not_write</w:t>
            </w:r>
            <w:proofErr w:type="spellEnd"/>
          </w:p>
        </w:tc>
      </w:tr>
    </w:tbl>
    <w:p w14:paraId="19B598DC" w14:textId="77777777" w:rsidR="00A579EB" w:rsidRPr="00A579EB" w:rsidRDefault="00A579EB" w:rsidP="008315B3">
      <w:pPr>
        <w:rPr>
          <w:sz w:val="16"/>
          <w:lang w:eastAsia="zh-CN"/>
        </w:rPr>
      </w:pPr>
    </w:p>
    <w:p w14:paraId="66B5E1BF" w14:textId="388A74E4" w:rsidR="00A06F0E" w:rsidRPr="0074793F" w:rsidRDefault="0074793F" w:rsidP="00750A9D">
      <w:pPr>
        <w:pStyle w:val="Body"/>
        <w:spacing w:line="240" w:lineRule="auto"/>
        <w:ind w:firstLine="0"/>
        <w:jc w:val="center"/>
        <w:rPr>
          <w:noProof/>
          <w:sz w:val="20"/>
          <w:szCs w:val="20"/>
        </w:rPr>
      </w:pPr>
      <w:r>
        <w:rPr>
          <w:noProof/>
          <w:sz w:val="20"/>
          <w:szCs w:val="20"/>
          <w:lang w:eastAsia="en-US"/>
        </w:rPr>
        <w:drawing>
          <wp:inline distT="0" distB="0" distL="0" distR="0" wp14:anchorId="32B32945" wp14:editId="41DC0A41">
            <wp:extent cx="5943600" cy="4491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jtag_age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6AA25492" w14:textId="25CB3529" w:rsidR="00A77A20" w:rsidRPr="00974B58" w:rsidRDefault="00F53077" w:rsidP="00F53077">
      <w:pPr>
        <w:pStyle w:val="Caption"/>
        <w:rPr>
          <w:lang w:eastAsia="zh-CN"/>
        </w:rPr>
      </w:pPr>
      <w:bookmarkStart w:id="17" w:name="_Ref438733249"/>
      <w:r>
        <w:t xml:space="preserve">Figure </w:t>
      </w:r>
      <w:r>
        <w:fldChar w:fldCharType="begin"/>
      </w:r>
      <w:r>
        <w:instrText xml:space="preserve"> SEQ Figure \* ARABIC </w:instrText>
      </w:r>
      <w:r>
        <w:fldChar w:fldCharType="separate"/>
      </w:r>
      <w:r w:rsidR="00B030AD">
        <w:rPr>
          <w:noProof/>
        </w:rPr>
        <w:t>2</w:t>
      </w:r>
      <w:r>
        <w:fldChar w:fldCharType="end"/>
      </w:r>
      <w:bookmarkEnd w:id="17"/>
      <w:r>
        <w:rPr>
          <w:rFonts w:hint="eastAsia"/>
        </w:rPr>
        <w:t>.</w:t>
      </w:r>
      <w:r w:rsidR="00974B58">
        <w:t xml:space="preserve"> </w:t>
      </w:r>
      <w:proofErr w:type="spellStart"/>
      <w:r w:rsidR="00974B58" w:rsidRPr="00974B58">
        <w:rPr>
          <w:b/>
          <w:i/>
        </w:rPr>
        <w:t>jtag_agent</w:t>
      </w:r>
      <w:proofErr w:type="spellEnd"/>
      <w:r w:rsidR="00974B58">
        <w:rPr>
          <w:b/>
          <w:i/>
        </w:rPr>
        <w:t xml:space="preserve"> </w:t>
      </w:r>
      <w:r w:rsidR="00974B58">
        <w:t>block diagram.</w:t>
      </w:r>
    </w:p>
    <w:p w14:paraId="70934C5D" w14:textId="77777777" w:rsidR="005A7EF0" w:rsidRPr="005A7EF0" w:rsidRDefault="005A7EF0" w:rsidP="005A7EF0">
      <w:pPr>
        <w:rPr>
          <w:sz w:val="12"/>
          <w:lang w:eastAsia="zh-CN"/>
        </w:rPr>
      </w:pPr>
    </w:p>
    <w:p w14:paraId="5DE57821" w14:textId="77777777" w:rsidR="005A7EF0" w:rsidRPr="005A7EF0" w:rsidRDefault="005A7EF0" w:rsidP="005A7EF0">
      <w:pPr>
        <w:rPr>
          <w:sz w:val="12"/>
          <w:lang w:eastAsia="zh-CN"/>
        </w:rPr>
      </w:pPr>
    </w:p>
    <w:p w14:paraId="473E7D01" w14:textId="5E1BC076" w:rsidR="00B848A9" w:rsidRPr="005A7EF0" w:rsidRDefault="00591D56" w:rsidP="00750A9D">
      <w:pPr>
        <w:pStyle w:val="Body"/>
        <w:spacing w:line="240" w:lineRule="auto"/>
        <w:ind w:firstLine="0"/>
        <w:jc w:val="center"/>
        <w:rPr>
          <w:sz w:val="20"/>
          <w:szCs w:val="20"/>
        </w:rPr>
      </w:pPr>
      <w:r>
        <w:rPr>
          <w:noProof/>
          <w:sz w:val="20"/>
          <w:szCs w:val="20"/>
          <w:lang w:eastAsia="en-US"/>
        </w:rPr>
        <w:lastRenderedPageBreak/>
        <w:drawing>
          <wp:inline distT="0" distB="0" distL="0" distR="0" wp14:anchorId="69B349E7" wp14:editId="156F1262">
            <wp:extent cx="5943600" cy="498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_jtag_agent_configuration.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81575"/>
                    </a:xfrm>
                    <a:prstGeom prst="rect">
                      <a:avLst/>
                    </a:prstGeom>
                  </pic:spPr>
                </pic:pic>
              </a:graphicData>
            </a:graphic>
          </wp:inline>
        </w:drawing>
      </w:r>
    </w:p>
    <w:p w14:paraId="434E623C" w14:textId="74E9EBD2" w:rsidR="00A77A20" w:rsidRPr="005A7EF0" w:rsidRDefault="005A7EF0" w:rsidP="005A7EF0">
      <w:pPr>
        <w:pStyle w:val="Caption"/>
      </w:pPr>
      <w:bookmarkStart w:id="18" w:name="_Ref438733513"/>
      <w:r w:rsidRPr="005A7EF0">
        <w:t xml:space="preserve">Figure </w:t>
      </w:r>
      <w:r w:rsidRPr="005A7EF0">
        <w:fldChar w:fldCharType="begin"/>
      </w:r>
      <w:r w:rsidRPr="005A7EF0">
        <w:instrText xml:space="preserve"> SEQ Figure \* ARABIC </w:instrText>
      </w:r>
      <w:r w:rsidRPr="005A7EF0">
        <w:fldChar w:fldCharType="separate"/>
      </w:r>
      <w:r w:rsidR="00B030AD">
        <w:rPr>
          <w:noProof/>
        </w:rPr>
        <w:t>3</w:t>
      </w:r>
      <w:r w:rsidRPr="005A7EF0">
        <w:fldChar w:fldCharType="end"/>
      </w:r>
      <w:bookmarkEnd w:id="18"/>
      <w:r w:rsidRPr="005A7EF0">
        <w:rPr>
          <w:rFonts w:hint="eastAsia"/>
        </w:rPr>
        <w:t xml:space="preserve">. </w:t>
      </w:r>
      <w:proofErr w:type="spellStart"/>
      <w:r w:rsidR="00A77A20" w:rsidRPr="00944C1B">
        <w:rPr>
          <w:b/>
          <w:i/>
        </w:rPr>
        <w:t>jtag_configuration</w:t>
      </w:r>
      <w:proofErr w:type="spellEnd"/>
      <w:r w:rsidR="00944C1B">
        <w:t xml:space="preserve"> properties and </w:t>
      </w:r>
      <w:proofErr w:type="spellStart"/>
      <w:r w:rsidR="00944C1B" w:rsidRPr="00944C1B">
        <w:rPr>
          <w:b/>
          <w:i/>
        </w:rPr>
        <w:t>pad_info_in</w:t>
      </w:r>
      <w:r w:rsidR="00966996">
        <w:rPr>
          <w:b/>
          <w:i/>
        </w:rPr>
        <w:t>i</w:t>
      </w:r>
      <w:r w:rsidR="00944C1B" w:rsidRPr="00944C1B">
        <w:rPr>
          <w:b/>
          <w:i/>
        </w:rPr>
        <w:t>t</w:t>
      </w:r>
      <w:proofErr w:type="spellEnd"/>
      <w:r w:rsidR="00944C1B">
        <w:t xml:space="preserve"> () method</w:t>
      </w:r>
    </w:p>
    <w:p w14:paraId="311B6D97" w14:textId="77777777" w:rsidR="005A7EF0" w:rsidRPr="005A7EF0" w:rsidRDefault="005A7EF0" w:rsidP="005A7EF0">
      <w:pPr>
        <w:rPr>
          <w:sz w:val="12"/>
          <w:lang w:eastAsia="zh-CN"/>
        </w:rPr>
      </w:pPr>
    </w:p>
    <w:p w14:paraId="044812E0" w14:textId="77777777" w:rsidR="0044480A" w:rsidRPr="005A7EF0" w:rsidRDefault="005A7EF0" w:rsidP="005A7EF0">
      <w:pPr>
        <w:pStyle w:val="Heading3"/>
        <w:ind w:left="346"/>
      </w:pPr>
      <w:proofErr w:type="spellStart"/>
      <w:r w:rsidRPr="00A579EB">
        <w:rPr>
          <w:rFonts w:eastAsia="Arial Unicode MS" w:hint="eastAsia"/>
          <w:b/>
          <w:szCs w:val="20"/>
        </w:rPr>
        <w:t>j</w:t>
      </w:r>
      <w:r w:rsidRPr="00A579EB">
        <w:rPr>
          <w:rFonts w:eastAsia="Arial Unicode MS"/>
          <w:b/>
          <w:szCs w:val="20"/>
        </w:rPr>
        <w:t>tag_transaction</w:t>
      </w:r>
      <w:proofErr w:type="spellEnd"/>
      <w:r w:rsidR="00944C1B">
        <w:t xml:space="preserve"> C</w:t>
      </w:r>
      <w:r>
        <w:t>lass</w:t>
      </w:r>
    </w:p>
    <w:p w14:paraId="5C08C6C2" w14:textId="77777777" w:rsidR="005A7EF0" w:rsidRPr="008B2B36" w:rsidRDefault="005A7EF0" w:rsidP="005A7EF0">
      <w:pPr>
        <w:rPr>
          <w:szCs w:val="20"/>
        </w:rPr>
      </w:pPr>
      <w:r w:rsidRPr="00944C1B">
        <w:rPr>
          <w:szCs w:val="20"/>
        </w:rPr>
        <w:t>Fig</w:t>
      </w:r>
      <w:r w:rsidR="00750A9D" w:rsidRPr="00944C1B">
        <w:rPr>
          <w:rFonts w:hint="eastAsia"/>
          <w:szCs w:val="20"/>
          <w:lang w:eastAsia="zh-CN"/>
        </w:rPr>
        <w:t>.</w:t>
      </w:r>
      <w:r w:rsidRPr="00944C1B">
        <w:rPr>
          <w:szCs w:val="20"/>
        </w:rPr>
        <w:t xml:space="preserve"> 4</w:t>
      </w:r>
      <w:r w:rsidRPr="008B2B36">
        <w:rPr>
          <w:szCs w:val="20"/>
        </w:rPr>
        <w:t xml:space="preserve"> shows properties of </w:t>
      </w:r>
      <w:proofErr w:type="spellStart"/>
      <w:r w:rsidRPr="00A579EB">
        <w:rPr>
          <w:b/>
          <w:i/>
          <w:szCs w:val="20"/>
        </w:rPr>
        <w:t>jtag_transaction</w:t>
      </w:r>
      <w:proofErr w:type="spellEnd"/>
      <w:r w:rsidRPr="008B2B36">
        <w:rPr>
          <w:szCs w:val="20"/>
        </w:rPr>
        <w:t xml:space="preserve"> class.</w:t>
      </w:r>
    </w:p>
    <w:p w14:paraId="57BDE0D5" w14:textId="4C959049" w:rsidR="005A7EF0" w:rsidRPr="008B2B36" w:rsidRDefault="005A7EF0" w:rsidP="005A7EF0">
      <w:pPr>
        <w:rPr>
          <w:szCs w:val="20"/>
        </w:rPr>
      </w:pPr>
      <w:proofErr w:type="spellStart"/>
      <w:r w:rsidRPr="00A579EB">
        <w:rPr>
          <w:b/>
          <w:i/>
          <w:szCs w:val="20"/>
        </w:rPr>
        <w:t>o_ir</w:t>
      </w:r>
      <w:proofErr w:type="spellEnd"/>
      <w:r w:rsidRPr="008B2B36">
        <w:rPr>
          <w:szCs w:val="20"/>
        </w:rPr>
        <w:t xml:space="preserve"> is a dynamic array to store instruction operation code</w:t>
      </w:r>
      <w:r w:rsidR="00A579EB">
        <w:rPr>
          <w:rFonts w:hint="eastAsia"/>
          <w:szCs w:val="20"/>
          <w:lang w:eastAsia="zh-CN"/>
        </w:rPr>
        <w:t xml:space="preserve"> </w:t>
      </w:r>
      <w:r w:rsidRPr="008B2B36">
        <w:rPr>
          <w:szCs w:val="20"/>
        </w:rPr>
        <w:t>(</w:t>
      </w:r>
      <w:proofErr w:type="spellStart"/>
      <w:r w:rsidRPr="008B2B36">
        <w:rPr>
          <w:szCs w:val="20"/>
        </w:rPr>
        <w:t>a.k.</w:t>
      </w:r>
      <w:r w:rsidR="004D4D40">
        <w:rPr>
          <w:szCs w:val="20"/>
        </w:rPr>
        <w:t>a</w:t>
      </w:r>
      <w:proofErr w:type="spellEnd"/>
      <w:r w:rsidR="004D4D40">
        <w:rPr>
          <w:szCs w:val="20"/>
        </w:rPr>
        <w:t xml:space="preserve"> OPCODE) sending to DUT’s </w:t>
      </w:r>
      <w:ins w:id="19" w:author="Huang Rui" w:date="2016-01-05T17:01:00Z">
        <w:r w:rsidR="00752275">
          <w:rPr>
            <w:szCs w:val="20"/>
          </w:rPr>
          <w:t>IEEE</w:t>
        </w:r>
      </w:ins>
      <w:del w:id="20" w:author="Huang Rui" w:date="2016-01-05T17:01:00Z">
        <w:r w:rsidRPr="008B2B36" w:rsidDel="00752275">
          <w:rPr>
            <w:szCs w:val="20"/>
          </w:rPr>
          <w:delText>JTAG</w:delText>
        </w:r>
      </w:del>
      <w:r w:rsidRPr="008B2B36">
        <w:rPr>
          <w:szCs w:val="20"/>
        </w:rPr>
        <w:t xml:space="preserve"> 1</w:t>
      </w:r>
      <w:r w:rsidR="004D4D40">
        <w:rPr>
          <w:szCs w:val="20"/>
        </w:rPr>
        <w:t>149.1 FSM IR (Instruction Register)</w:t>
      </w:r>
      <w:r w:rsidRPr="008B2B36">
        <w:rPr>
          <w:szCs w:val="20"/>
        </w:rPr>
        <w:t xml:space="preserve"> and </w:t>
      </w:r>
      <w:proofErr w:type="spellStart"/>
      <w:r w:rsidRPr="00A579EB">
        <w:rPr>
          <w:b/>
          <w:i/>
          <w:szCs w:val="20"/>
        </w:rPr>
        <w:t>o_ir_length</w:t>
      </w:r>
      <w:proofErr w:type="spellEnd"/>
      <w:r w:rsidR="004D4D40">
        <w:rPr>
          <w:szCs w:val="20"/>
        </w:rPr>
        <w:t xml:space="preserve"> is its </w:t>
      </w:r>
      <w:r w:rsidRPr="008B2B36">
        <w:rPr>
          <w:szCs w:val="20"/>
        </w:rPr>
        <w:t>size.</w:t>
      </w:r>
    </w:p>
    <w:p w14:paraId="2A673BD9" w14:textId="4BB1C320" w:rsidR="00AB3EB7" w:rsidRPr="008B2B36" w:rsidRDefault="00AB3EB7" w:rsidP="00AB3EB7">
      <w:pPr>
        <w:rPr>
          <w:szCs w:val="20"/>
        </w:rPr>
      </w:pPr>
      <w:proofErr w:type="spellStart"/>
      <w:r w:rsidRPr="00A579EB">
        <w:rPr>
          <w:b/>
          <w:i/>
        </w:rPr>
        <w:t>o_dr</w:t>
      </w:r>
      <w:proofErr w:type="spellEnd"/>
      <w:r w:rsidRPr="008B2B36">
        <w:rPr>
          <w:szCs w:val="20"/>
        </w:rPr>
        <w:t xml:space="preserve"> is a dynamic array to store data sending to DUT’s IEEE 1149.1</w:t>
      </w:r>
      <w:ins w:id="21" w:author="Huang Rui" w:date="2016-01-05T17:01:00Z">
        <w:r w:rsidR="00752275">
          <w:rPr>
            <w:szCs w:val="20"/>
          </w:rPr>
          <w:t xml:space="preserve"> </w:t>
        </w:r>
      </w:ins>
      <w:del w:id="22" w:author="Huang Rui" w:date="2016-01-05T17:01:00Z">
        <w:r w:rsidR="004D4D40" w:rsidDel="00752275">
          <w:rPr>
            <w:szCs w:val="20"/>
          </w:rPr>
          <w:delText xml:space="preserve"> compliance  </w:delText>
        </w:r>
      </w:del>
      <w:r w:rsidR="004D4D40">
        <w:rPr>
          <w:szCs w:val="20"/>
        </w:rPr>
        <w:t>FSM DR (Data Register)</w:t>
      </w:r>
      <w:r w:rsidRPr="008B2B36">
        <w:rPr>
          <w:szCs w:val="20"/>
        </w:rPr>
        <w:t xml:space="preserve"> and </w:t>
      </w:r>
      <w:proofErr w:type="spellStart"/>
      <w:r w:rsidRPr="004D4D40">
        <w:rPr>
          <w:b/>
          <w:i/>
          <w:szCs w:val="20"/>
        </w:rPr>
        <w:t>o_dr_length</w:t>
      </w:r>
      <w:proofErr w:type="spellEnd"/>
      <w:r w:rsidRPr="008B2B36">
        <w:rPr>
          <w:szCs w:val="20"/>
        </w:rPr>
        <w:t xml:space="preserve"> is its size.</w:t>
      </w:r>
    </w:p>
    <w:p w14:paraId="556FBFF5" w14:textId="25945607" w:rsidR="00AB3EB7" w:rsidRPr="008B2B36" w:rsidRDefault="00AB3EB7" w:rsidP="00AB3EB7">
      <w:pPr>
        <w:rPr>
          <w:szCs w:val="20"/>
        </w:rPr>
      </w:pPr>
      <w:proofErr w:type="spellStart"/>
      <w:r w:rsidRPr="00A579EB">
        <w:rPr>
          <w:b/>
          <w:i/>
        </w:rPr>
        <w:t>tdo_dr_queue</w:t>
      </w:r>
      <w:proofErr w:type="spellEnd"/>
      <w:r w:rsidRPr="008B2B36">
        <w:rPr>
          <w:szCs w:val="20"/>
        </w:rPr>
        <w:t xml:space="preserve">, </w:t>
      </w:r>
      <w:proofErr w:type="spellStart"/>
      <w:r w:rsidRPr="00A579EB">
        <w:rPr>
          <w:b/>
          <w:i/>
        </w:rPr>
        <w:t>tdo_ir_queue</w:t>
      </w:r>
      <w:proofErr w:type="spellEnd"/>
      <w:r w:rsidRPr="008B2B36">
        <w:rPr>
          <w:szCs w:val="20"/>
        </w:rPr>
        <w:t xml:space="preserve">, </w:t>
      </w:r>
      <w:proofErr w:type="spellStart"/>
      <w:r w:rsidRPr="00A579EB">
        <w:rPr>
          <w:b/>
          <w:i/>
        </w:rPr>
        <w:t>tdi_dr_queue</w:t>
      </w:r>
      <w:proofErr w:type="spellEnd"/>
      <w:r w:rsidR="004D4D40">
        <w:rPr>
          <w:szCs w:val="20"/>
        </w:rPr>
        <w:t xml:space="preserve">, </w:t>
      </w:r>
      <w:r w:rsidRPr="008B2B36">
        <w:rPr>
          <w:szCs w:val="20"/>
        </w:rPr>
        <w:t xml:space="preserve">and </w:t>
      </w:r>
      <w:proofErr w:type="spellStart"/>
      <w:r w:rsidRPr="00A579EB">
        <w:rPr>
          <w:b/>
          <w:i/>
        </w:rPr>
        <w:t>tdi_ir_queue</w:t>
      </w:r>
      <w:proofErr w:type="spellEnd"/>
      <w:r w:rsidRPr="008B2B36">
        <w:rPr>
          <w:szCs w:val="20"/>
        </w:rPr>
        <w:t xml:space="preserve"> store data during</w:t>
      </w:r>
      <w:r w:rsidR="004D4D40">
        <w:rPr>
          <w:szCs w:val="20"/>
        </w:rPr>
        <w:t xml:space="preserve"> shift IR or DR state monitored</w:t>
      </w:r>
      <w:r w:rsidRPr="008B2B36">
        <w:rPr>
          <w:szCs w:val="20"/>
        </w:rPr>
        <w:t xml:space="preserve"> by </w:t>
      </w:r>
      <w:proofErr w:type="spellStart"/>
      <w:r w:rsidRPr="004D4D40">
        <w:rPr>
          <w:b/>
          <w:i/>
          <w:szCs w:val="20"/>
        </w:rPr>
        <w:t>jtag_monitor</w:t>
      </w:r>
      <w:proofErr w:type="spellEnd"/>
      <w:r w:rsidRPr="008B2B36">
        <w:rPr>
          <w:szCs w:val="20"/>
        </w:rPr>
        <w:t>.</w:t>
      </w:r>
    </w:p>
    <w:p w14:paraId="3B2408D3" w14:textId="77777777" w:rsidR="00AB3EB7" w:rsidRPr="008B2B36" w:rsidRDefault="00AB3EB7" w:rsidP="00AB3EB7">
      <w:pPr>
        <w:rPr>
          <w:szCs w:val="20"/>
        </w:rPr>
      </w:pPr>
      <w:proofErr w:type="spellStart"/>
      <w:r w:rsidRPr="00A579EB">
        <w:rPr>
          <w:b/>
          <w:i/>
        </w:rPr>
        <w:t>chk_ir_tdo</w:t>
      </w:r>
      <w:proofErr w:type="spellEnd"/>
      <w:r w:rsidRPr="008B2B36">
        <w:rPr>
          <w:szCs w:val="20"/>
        </w:rPr>
        <w:t xml:space="preserve"> and </w:t>
      </w:r>
      <w:proofErr w:type="spellStart"/>
      <w:r w:rsidRPr="00A579EB">
        <w:rPr>
          <w:b/>
          <w:i/>
        </w:rPr>
        <w:t>chk_dr_tdo</w:t>
      </w:r>
      <w:proofErr w:type="spellEnd"/>
      <w:r w:rsidRPr="008B2B36">
        <w:rPr>
          <w:szCs w:val="20"/>
        </w:rPr>
        <w:t xml:space="preserve"> are flags to indicate </w:t>
      </w:r>
      <w:proofErr w:type="spellStart"/>
      <w:r w:rsidRPr="00A579EB">
        <w:rPr>
          <w:b/>
          <w:i/>
        </w:rPr>
        <w:t>jtag_driver</w:t>
      </w:r>
      <w:proofErr w:type="spellEnd"/>
      <w:r w:rsidRPr="008B2B36">
        <w:rPr>
          <w:szCs w:val="20"/>
        </w:rPr>
        <w:t xml:space="preserve"> whether to check TDO cycle</w:t>
      </w:r>
      <w:r w:rsidR="00EF1818">
        <w:rPr>
          <w:szCs w:val="20"/>
        </w:rPr>
        <w:t>-</w:t>
      </w:r>
      <w:r w:rsidRPr="008B2B36">
        <w:rPr>
          <w:szCs w:val="20"/>
        </w:rPr>
        <w:t>by</w:t>
      </w:r>
      <w:r w:rsidR="00EF1818">
        <w:rPr>
          <w:szCs w:val="20"/>
        </w:rPr>
        <w:t>-</w:t>
      </w:r>
      <w:r w:rsidRPr="008B2B36">
        <w:rPr>
          <w:szCs w:val="20"/>
        </w:rPr>
        <w:t>cycle during shift IR or DR state.</w:t>
      </w:r>
    </w:p>
    <w:p w14:paraId="707352ED" w14:textId="0EC2007C" w:rsidR="00AB3EB7" w:rsidRPr="008B2B36" w:rsidRDefault="00AB3EB7" w:rsidP="00AB3EB7">
      <w:pPr>
        <w:rPr>
          <w:szCs w:val="20"/>
        </w:rPr>
      </w:pPr>
      <w:proofErr w:type="spellStart"/>
      <w:r w:rsidRPr="00A579EB">
        <w:rPr>
          <w:b/>
          <w:i/>
        </w:rPr>
        <w:t>exp_tdo_dr_queue</w:t>
      </w:r>
      <w:proofErr w:type="spellEnd"/>
      <w:r w:rsidRPr="008B2B36">
        <w:rPr>
          <w:szCs w:val="20"/>
        </w:rPr>
        <w:t xml:space="preserve"> is golden data expecting DUT output during shift DR state, which is used by </w:t>
      </w:r>
      <w:proofErr w:type="spellStart"/>
      <w:r w:rsidR="009343B5" w:rsidRPr="009343B5">
        <w:rPr>
          <w:b/>
          <w:i/>
          <w:szCs w:val="20"/>
        </w:rPr>
        <w:t>jtag_</w:t>
      </w:r>
      <w:r w:rsidRPr="009343B5">
        <w:rPr>
          <w:b/>
          <w:i/>
          <w:szCs w:val="20"/>
        </w:rPr>
        <w:t>driver</w:t>
      </w:r>
      <w:proofErr w:type="spellEnd"/>
      <w:r w:rsidRPr="008B2B36">
        <w:rPr>
          <w:szCs w:val="20"/>
        </w:rPr>
        <w:t xml:space="preserve"> to check TDO data on the fly.</w:t>
      </w:r>
    </w:p>
    <w:p w14:paraId="13414ADB" w14:textId="77777777" w:rsidR="00AB3EB7" w:rsidRPr="008B2B36" w:rsidRDefault="00AB3EB7" w:rsidP="00AB3EB7">
      <w:pPr>
        <w:rPr>
          <w:szCs w:val="20"/>
        </w:rPr>
      </w:pPr>
      <w:proofErr w:type="spellStart"/>
      <w:r w:rsidRPr="00A579EB">
        <w:rPr>
          <w:b/>
          <w:i/>
        </w:rPr>
        <w:t>exp_tdo_dr_mask_queue</w:t>
      </w:r>
      <w:proofErr w:type="spellEnd"/>
      <w:r w:rsidRPr="008B2B36">
        <w:rPr>
          <w:szCs w:val="20"/>
        </w:rPr>
        <w:t xml:space="preserve"> indicates which bit in </w:t>
      </w:r>
      <w:proofErr w:type="spellStart"/>
      <w:r w:rsidRPr="00A579EB">
        <w:rPr>
          <w:b/>
          <w:i/>
        </w:rPr>
        <w:t>exp_tdo_dr_queue</w:t>
      </w:r>
      <w:proofErr w:type="spellEnd"/>
      <w:r w:rsidRPr="008B2B36">
        <w:rPr>
          <w:szCs w:val="20"/>
        </w:rPr>
        <w:t xml:space="preserve"> </w:t>
      </w:r>
      <w:r w:rsidR="00AA6B08">
        <w:rPr>
          <w:szCs w:val="20"/>
        </w:rPr>
        <w:t>need not to check.</w:t>
      </w:r>
    </w:p>
    <w:p w14:paraId="4AE177AB" w14:textId="77777777" w:rsidR="005A7EF0" w:rsidRPr="005A7EF0" w:rsidRDefault="005A7EF0" w:rsidP="005A7EF0">
      <w:pPr>
        <w:rPr>
          <w:sz w:val="12"/>
          <w:lang w:eastAsia="zh-CN"/>
        </w:rPr>
      </w:pPr>
    </w:p>
    <w:p w14:paraId="46B8B93B" w14:textId="37181E5A" w:rsidR="00B848A9" w:rsidRDefault="001148BF" w:rsidP="00750A9D">
      <w:pPr>
        <w:pStyle w:val="Body"/>
        <w:spacing w:line="240" w:lineRule="auto"/>
        <w:ind w:firstLine="0"/>
        <w:jc w:val="center"/>
        <w:rPr>
          <w:noProof/>
          <w:sz w:val="20"/>
          <w:szCs w:val="20"/>
          <w:lang w:val="en-GB"/>
        </w:rPr>
      </w:pPr>
      <w:r>
        <w:rPr>
          <w:noProof/>
          <w:sz w:val="20"/>
          <w:szCs w:val="20"/>
          <w:lang w:eastAsia="en-US"/>
        </w:rPr>
        <w:lastRenderedPageBreak/>
        <w:drawing>
          <wp:inline distT="0" distB="0" distL="0" distR="0" wp14:anchorId="33512BFA" wp14:editId="29C7ED00">
            <wp:extent cx="5943600" cy="3500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4_jtag_transact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37A6EBAB" w14:textId="31D4A20D" w:rsidR="00A77A20" w:rsidRPr="005A7EF0" w:rsidRDefault="005A7EF0" w:rsidP="005A7EF0">
      <w:pPr>
        <w:pStyle w:val="Caption"/>
        <w:rPr>
          <w:lang w:eastAsia="zh-CN"/>
        </w:rPr>
      </w:pPr>
      <w:r w:rsidRPr="005A7EF0">
        <w:t xml:space="preserve">Figure </w:t>
      </w:r>
      <w:r w:rsidRPr="005A7EF0">
        <w:fldChar w:fldCharType="begin"/>
      </w:r>
      <w:r w:rsidRPr="005A7EF0">
        <w:instrText xml:space="preserve"> SEQ Figure \* ARABIC </w:instrText>
      </w:r>
      <w:r w:rsidRPr="005A7EF0">
        <w:fldChar w:fldCharType="separate"/>
      </w:r>
      <w:r w:rsidR="00B030AD">
        <w:rPr>
          <w:noProof/>
        </w:rPr>
        <w:t>4</w:t>
      </w:r>
      <w:r w:rsidRPr="005A7EF0">
        <w:fldChar w:fldCharType="end"/>
      </w:r>
      <w:r w:rsidRPr="005A7EF0">
        <w:rPr>
          <w:rFonts w:hint="eastAsia"/>
        </w:rPr>
        <w:t xml:space="preserve">. </w:t>
      </w:r>
      <w:proofErr w:type="spellStart"/>
      <w:r w:rsidR="00A77A20" w:rsidRPr="00944C1B">
        <w:rPr>
          <w:b/>
          <w:i/>
        </w:rPr>
        <w:t>jtag_transaction</w:t>
      </w:r>
      <w:proofErr w:type="spellEnd"/>
      <w:r w:rsidR="00944C1B" w:rsidRPr="00944C1B">
        <w:rPr>
          <w:b/>
          <w:i/>
        </w:rPr>
        <w:t xml:space="preserve"> </w:t>
      </w:r>
      <w:r w:rsidR="00944C1B">
        <w:t>properties</w:t>
      </w:r>
      <w:r w:rsidR="001478BF">
        <w:t xml:space="preserve"> definition.</w:t>
      </w:r>
    </w:p>
    <w:p w14:paraId="19ABD3CB" w14:textId="77777777" w:rsidR="005A7EF0" w:rsidRPr="005A7EF0" w:rsidRDefault="005A7EF0" w:rsidP="005A7EF0">
      <w:pPr>
        <w:rPr>
          <w:sz w:val="12"/>
          <w:lang w:eastAsia="zh-CN"/>
        </w:rPr>
      </w:pPr>
    </w:p>
    <w:p w14:paraId="6FE8CFF6" w14:textId="6D712C77" w:rsidR="00C254AC" w:rsidRPr="008B2B36" w:rsidRDefault="00C254AC" w:rsidP="00205F87">
      <w:pPr>
        <w:rPr>
          <w:szCs w:val="20"/>
        </w:rPr>
      </w:pPr>
      <w:proofErr w:type="spellStart"/>
      <w:r w:rsidRPr="00AB3EB7">
        <w:rPr>
          <w:b/>
          <w:i/>
        </w:rPr>
        <w:t>exp_tdo_ir_queue</w:t>
      </w:r>
      <w:proofErr w:type="spellEnd"/>
      <w:r w:rsidRPr="008B2B36">
        <w:rPr>
          <w:szCs w:val="20"/>
        </w:rPr>
        <w:t xml:space="preserve"> is golden data expecting DUT output during shift IR</w:t>
      </w:r>
      <w:r w:rsidR="00944C1B">
        <w:rPr>
          <w:szCs w:val="20"/>
        </w:rPr>
        <w:t xml:space="preserve"> </w:t>
      </w:r>
      <w:r w:rsidRPr="008B2B36">
        <w:rPr>
          <w:szCs w:val="20"/>
        </w:rPr>
        <w:t xml:space="preserve">state, which is used by </w:t>
      </w:r>
      <w:proofErr w:type="spellStart"/>
      <w:r w:rsidR="009343B5" w:rsidRPr="009343B5">
        <w:rPr>
          <w:b/>
          <w:i/>
          <w:szCs w:val="20"/>
        </w:rPr>
        <w:t>jtag_driver</w:t>
      </w:r>
      <w:proofErr w:type="spellEnd"/>
      <w:r w:rsidRPr="008B2B36">
        <w:rPr>
          <w:szCs w:val="20"/>
        </w:rPr>
        <w:t xml:space="preserve"> to check TDO data on the fly.</w:t>
      </w:r>
    </w:p>
    <w:p w14:paraId="517EF991" w14:textId="29C3CB71" w:rsidR="00C254AC" w:rsidRPr="008B2B36" w:rsidRDefault="00C254AC" w:rsidP="00205F87">
      <w:pPr>
        <w:rPr>
          <w:szCs w:val="20"/>
        </w:rPr>
      </w:pPr>
      <w:proofErr w:type="spellStart"/>
      <w:r w:rsidRPr="00944C1B">
        <w:rPr>
          <w:b/>
          <w:i/>
          <w:szCs w:val="20"/>
        </w:rPr>
        <w:t>read_not_write</w:t>
      </w:r>
      <w:proofErr w:type="spellEnd"/>
      <w:r w:rsidRPr="008B2B36">
        <w:rPr>
          <w:szCs w:val="20"/>
        </w:rPr>
        <w:t xml:space="preserve"> is </w:t>
      </w:r>
      <w:r w:rsidR="009343B5">
        <w:rPr>
          <w:szCs w:val="20"/>
        </w:rPr>
        <w:t xml:space="preserve">a </w:t>
      </w:r>
      <w:r w:rsidRPr="008B2B36">
        <w:rPr>
          <w:szCs w:val="20"/>
        </w:rPr>
        <w:t xml:space="preserve">flag indicating </w:t>
      </w:r>
      <w:proofErr w:type="spellStart"/>
      <w:r w:rsidRPr="00AB3EB7">
        <w:rPr>
          <w:b/>
          <w:i/>
        </w:rPr>
        <w:t>jtag_monitor</w:t>
      </w:r>
      <w:proofErr w:type="spellEnd"/>
      <w:r w:rsidRPr="008B2B36">
        <w:rPr>
          <w:szCs w:val="20"/>
        </w:rPr>
        <w:t xml:space="preserve"> whether it’s a read or write operation for current transaction. Please see Section </w:t>
      </w:r>
      <w:r w:rsidR="00944C1B">
        <w:rPr>
          <w:szCs w:val="20"/>
        </w:rPr>
        <w:fldChar w:fldCharType="begin"/>
      </w:r>
      <w:r w:rsidR="00944C1B">
        <w:rPr>
          <w:szCs w:val="20"/>
        </w:rPr>
        <w:instrText xml:space="preserve"> REF _Ref438466516 \r \h </w:instrText>
      </w:r>
      <w:r w:rsidR="00944C1B">
        <w:rPr>
          <w:szCs w:val="20"/>
        </w:rPr>
      </w:r>
      <w:r w:rsidR="00944C1B">
        <w:rPr>
          <w:szCs w:val="20"/>
        </w:rPr>
        <w:fldChar w:fldCharType="separate"/>
      </w:r>
      <w:r w:rsidR="00944C1B">
        <w:rPr>
          <w:szCs w:val="20"/>
        </w:rPr>
        <w:t>C.5</w:t>
      </w:r>
      <w:r w:rsidR="00944C1B">
        <w:rPr>
          <w:szCs w:val="20"/>
        </w:rPr>
        <w:fldChar w:fldCharType="end"/>
      </w:r>
      <w:r w:rsidRPr="008B2B36">
        <w:rPr>
          <w:szCs w:val="20"/>
        </w:rPr>
        <w:t xml:space="preserve"> for more details.</w:t>
      </w:r>
    </w:p>
    <w:p w14:paraId="0F390A6B" w14:textId="323B0FC1" w:rsidR="006B4C12" w:rsidRPr="00750A9D" w:rsidRDefault="00443735" w:rsidP="00750A9D">
      <w:pPr>
        <w:pStyle w:val="Heading3"/>
        <w:ind w:left="346"/>
        <w:rPr>
          <w:rFonts w:eastAsia="Arial Unicode MS"/>
          <w:szCs w:val="20"/>
        </w:rPr>
      </w:pPr>
      <w:r w:rsidRPr="00443735">
        <w:rPr>
          <w:rFonts w:eastAsia="Arial Unicode MS"/>
          <w:szCs w:val="20"/>
        </w:rPr>
        <w:t>JTAG</w:t>
      </w:r>
      <w:r>
        <w:rPr>
          <w:rFonts w:eastAsia="Arial Unicode MS"/>
          <w:i w:val="0"/>
          <w:szCs w:val="20"/>
        </w:rPr>
        <w:t xml:space="preserve"> </w:t>
      </w:r>
      <w:r>
        <w:rPr>
          <w:rFonts w:eastAsia="Arial Unicode MS"/>
          <w:szCs w:val="20"/>
        </w:rPr>
        <w:t>I</w:t>
      </w:r>
      <w:r w:rsidR="006B4C12" w:rsidRPr="00750A9D">
        <w:rPr>
          <w:rFonts w:eastAsia="Arial Unicode MS"/>
          <w:szCs w:val="20"/>
        </w:rPr>
        <w:t>nterface</w:t>
      </w:r>
      <w:r>
        <w:rPr>
          <w:rFonts w:eastAsia="Arial Unicode MS"/>
          <w:szCs w:val="20"/>
        </w:rPr>
        <w:t xml:space="preserve"> Connection</w:t>
      </w:r>
      <w:r w:rsidR="006B4C12" w:rsidRPr="00750A9D">
        <w:rPr>
          <w:rFonts w:eastAsia="Arial Unicode MS"/>
          <w:szCs w:val="20"/>
        </w:rPr>
        <w:t xml:space="preserve"> </w:t>
      </w:r>
      <w:r>
        <w:rPr>
          <w:rFonts w:eastAsia="Arial Unicode MS"/>
          <w:szCs w:val="20"/>
        </w:rPr>
        <w:t xml:space="preserve">in </w:t>
      </w:r>
      <w:proofErr w:type="spellStart"/>
      <w:r>
        <w:rPr>
          <w:rFonts w:eastAsia="Arial Unicode MS"/>
          <w:szCs w:val="20"/>
        </w:rPr>
        <w:t>Testbench</w:t>
      </w:r>
      <w:proofErr w:type="spellEnd"/>
    </w:p>
    <w:p w14:paraId="1A515D13" w14:textId="6C6E5549" w:rsidR="00B47B67" w:rsidRDefault="00FE7D37" w:rsidP="00205F87">
      <w:pPr>
        <w:rPr>
          <w:szCs w:val="20"/>
          <w:lang w:eastAsia="zh-CN"/>
        </w:rPr>
      </w:pPr>
      <w:r w:rsidRPr="008B2B36">
        <w:rPr>
          <w:szCs w:val="20"/>
        </w:rPr>
        <w:t>This</w:t>
      </w:r>
      <w:r w:rsidR="00B47B67" w:rsidRPr="008B2B36">
        <w:rPr>
          <w:szCs w:val="20"/>
        </w:rPr>
        <w:t xml:space="preserve"> paper categorize</w:t>
      </w:r>
      <w:r w:rsidR="003D5219">
        <w:rPr>
          <w:szCs w:val="20"/>
        </w:rPr>
        <w:t>s</w:t>
      </w:r>
      <w:r w:rsidR="00B47B67" w:rsidRPr="008B2B36">
        <w:rPr>
          <w:szCs w:val="20"/>
        </w:rPr>
        <w:t xml:space="preserve"> pads of a</w:t>
      </w:r>
      <w:r w:rsidR="003D5219">
        <w:rPr>
          <w:szCs w:val="20"/>
        </w:rPr>
        <w:t>n</w:t>
      </w:r>
      <w:r w:rsidR="00B47B67" w:rsidRPr="008B2B36">
        <w:rPr>
          <w:szCs w:val="20"/>
        </w:rPr>
        <w:t xml:space="preserve"> SoC into </w:t>
      </w:r>
      <w:ins w:id="23" w:author="Huang Rui" w:date="2016-01-05T17:04:00Z">
        <w:r w:rsidR="00752275">
          <w:rPr>
            <w:szCs w:val="20"/>
          </w:rPr>
          <w:t>four</w:t>
        </w:r>
      </w:ins>
      <w:del w:id="24" w:author="Huang Rui" w:date="2016-01-05T17:04:00Z">
        <w:r w:rsidR="00B47B67" w:rsidRPr="008B2B36" w:rsidDel="00752275">
          <w:rPr>
            <w:szCs w:val="20"/>
          </w:rPr>
          <w:delText>4</w:delText>
        </w:r>
      </w:del>
      <w:r w:rsidR="00B47B67" w:rsidRPr="008B2B36">
        <w:rPr>
          <w:szCs w:val="20"/>
        </w:rPr>
        <w:t xml:space="preserve"> types which </w:t>
      </w:r>
      <w:r w:rsidR="00E53003" w:rsidRPr="008B2B36">
        <w:rPr>
          <w:szCs w:val="20"/>
        </w:rPr>
        <w:t xml:space="preserve">are </w:t>
      </w:r>
      <w:r w:rsidR="00B47B67" w:rsidRPr="008B2B36">
        <w:rPr>
          <w:szCs w:val="20"/>
        </w:rPr>
        <w:t xml:space="preserve">driven by different drivers, </w:t>
      </w:r>
      <w:r w:rsidRPr="008B2B36">
        <w:rPr>
          <w:szCs w:val="20"/>
        </w:rPr>
        <w:t>so the</w:t>
      </w:r>
      <w:r w:rsidR="00B47B67" w:rsidRPr="008B2B36">
        <w:rPr>
          <w:szCs w:val="20"/>
        </w:rPr>
        <w:t xml:space="preserve"> JTAG interface</w:t>
      </w:r>
      <w:r w:rsidRPr="008B2B36">
        <w:rPr>
          <w:szCs w:val="20"/>
        </w:rPr>
        <w:t xml:space="preserve"> show</w:t>
      </w:r>
      <w:r w:rsidR="007E7B9D">
        <w:rPr>
          <w:szCs w:val="20"/>
        </w:rPr>
        <w:t>n</w:t>
      </w:r>
      <w:r w:rsidR="009343B5">
        <w:rPr>
          <w:szCs w:val="20"/>
        </w:rPr>
        <w:t xml:space="preserve"> in </w:t>
      </w:r>
      <w:r w:rsidR="009343B5">
        <w:rPr>
          <w:szCs w:val="20"/>
        </w:rPr>
        <w:fldChar w:fldCharType="begin"/>
      </w:r>
      <w:r w:rsidR="009343B5">
        <w:rPr>
          <w:szCs w:val="20"/>
        </w:rPr>
        <w:instrText xml:space="preserve"> REF _Ref438466364 \h </w:instrText>
      </w:r>
      <w:r w:rsidR="009343B5">
        <w:rPr>
          <w:szCs w:val="20"/>
        </w:rPr>
      </w:r>
      <w:r w:rsidR="009343B5">
        <w:rPr>
          <w:szCs w:val="20"/>
        </w:rPr>
        <w:fldChar w:fldCharType="separate"/>
      </w:r>
      <w:r w:rsidR="009343B5" w:rsidRPr="008315B3">
        <w:t xml:space="preserve">Table </w:t>
      </w:r>
      <w:r w:rsidR="009343B5">
        <w:rPr>
          <w:noProof/>
        </w:rPr>
        <w:t>I</w:t>
      </w:r>
      <w:r w:rsidR="009343B5">
        <w:rPr>
          <w:szCs w:val="20"/>
        </w:rPr>
        <w:fldChar w:fldCharType="end"/>
      </w:r>
      <w:r w:rsidR="00B47B67" w:rsidRPr="008B2B36">
        <w:rPr>
          <w:szCs w:val="20"/>
        </w:rPr>
        <w:t xml:space="preserve"> is driven by</w:t>
      </w:r>
      <w:r w:rsidR="009343B5">
        <w:rPr>
          <w:szCs w:val="20"/>
        </w:rPr>
        <w:t xml:space="preserve"> </w:t>
      </w:r>
      <w:proofErr w:type="spellStart"/>
      <w:r w:rsidR="009343B5" w:rsidRPr="009343B5">
        <w:rPr>
          <w:b/>
          <w:i/>
          <w:szCs w:val="20"/>
        </w:rPr>
        <w:t>clock_driver</w:t>
      </w:r>
      <w:proofErr w:type="spellEnd"/>
      <w:r w:rsidR="009343B5">
        <w:rPr>
          <w:szCs w:val="20"/>
        </w:rPr>
        <w:t xml:space="preserve">, </w:t>
      </w:r>
      <w:proofErr w:type="spellStart"/>
      <w:r w:rsidR="009343B5" w:rsidRPr="009343B5">
        <w:rPr>
          <w:b/>
          <w:i/>
          <w:szCs w:val="20"/>
        </w:rPr>
        <w:t>reset_</w:t>
      </w:r>
      <w:r w:rsidR="00B47B67" w:rsidRPr="009343B5">
        <w:rPr>
          <w:b/>
          <w:i/>
          <w:szCs w:val="20"/>
        </w:rPr>
        <w:t>driver</w:t>
      </w:r>
      <w:proofErr w:type="spellEnd"/>
      <w:r w:rsidR="007E7B9D">
        <w:rPr>
          <w:szCs w:val="20"/>
        </w:rPr>
        <w:t>,</w:t>
      </w:r>
      <w:r w:rsidR="00B47B67" w:rsidRPr="008B2B36">
        <w:rPr>
          <w:szCs w:val="20"/>
        </w:rPr>
        <w:t xml:space="preserve"> and</w:t>
      </w:r>
      <w:r w:rsidR="009343B5">
        <w:rPr>
          <w:szCs w:val="20"/>
        </w:rPr>
        <w:t xml:space="preserve"> </w:t>
      </w:r>
      <w:proofErr w:type="spellStart"/>
      <w:r w:rsidR="009343B5" w:rsidRPr="009343B5">
        <w:rPr>
          <w:b/>
          <w:i/>
          <w:szCs w:val="20"/>
        </w:rPr>
        <w:t>jtag_</w:t>
      </w:r>
      <w:r w:rsidRPr="009343B5">
        <w:rPr>
          <w:b/>
          <w:i/>
          <w:szCs w:val="20"/>
        </w:rPr>
        <w:t>driver</w:t>
      </w:r>
      <w:proofErr w:type="spellEnd"/>
      <w:r w:rsidRPr="008B2B36">
        <w:rPr>
          <w:szCs w:val="20"/>
        </w:rPr>
        <w:t xml:space="preserve"> </w:t>
      </w:r>
      <w:r w:rsidR="00D7775C">
        <w:rPr>
          <w:szCs w:val="20"/>
        </w:rPr>
        <w:t>as shown</w:t>
      </w:r>
      <w:r w:rsidRPr="008B2B36">
        <w:rPr>
          <w:szCs w:val="20"/>
        </w:rPr>
        <w:t xml:space="preserve"> </w:t>
      </w:r>
      <w:r w:rsidRPr="00944C1B">
        <w:rPr>
          <w:szCs w:val="20"/>
        </w:rPr>
        <w:t xml:space="preserve">in </w:t>
      </w:r>
      <w:ins w:id="25" w:author="Huang Rui" w:date="2016-01-05T17:05:00Z">
        <w:r w:rsidR="00752275">
          <w:rPr>
            <w:szCs w:val="20"/>
          </w:rPr>
          <w:fldChar w:fldCharType="begin"/>
        </w:r>
        <w:r w:rsidR="00752275">
          <w:rPr>
            <w:szCs w:val="20"/>
          </w:rPr>
          <w:instrText xml:space="preserve"> REF _Ref439776841 \h </w:instrText>
        </w:r>
        <w:r w:rsidR="00752275">
          <w:rPr>
            <w:szCs w:val="20"/>
          </w:rPr>
        </w:r>
      </w:ins>
      <w:r w:rsidR="00752275">
        <w:rPr>
          <w:szCs w:val="20"/>
        </w:rPr>
        <w:fldChar w:fldCharType="separate"/>
      </w:r>
      <w:ins w:id="26" w:author="Huang Rui" w:date="2016-01-05T17:05:00Z">
        <w:r w:rsidR="00752275">
          <w:t>Fig.</w:t>
        </w:r>
        <w:r w:rsidR="00752275" w:rsidRPr="005F7E22">
          <w:t xml:space="preserve"> </w:t>
        </w:r>
        <w:r w:rsidR="00752275">
          <w:rPr>
            <w:noProof/>
          </w:rPr>
          <w:t>5</w:t>
        </w:r>
        <w:r w:rsidR="00752275">
          <w:rPr>
            <w:szCs w:val="20"/>
          </w:rPr>
          <w:fldChar w:fldCharType="end"/>
        </w:r>
      </w:ins>
      <w:del w:id="27" w:author="Huang Rui" w:date="2016-01-05T17:04:00Z">
        <w:r w:rsidRPr="00944C1B" w:rsidDel="00752275">
          <w:rPr>
            <w:szCs w:val="20"/>
          </w:rPr>
          <w:delText>Fig</w:delText>
        </w:r>
        <w:r w:rsidR="0005540E" w:rsidRPr="00944C1B" w:rsidDel="00752275">
          <w:rPr>
            <w:rFonts w:hint="eastAsia"/>
            <w:szCs w:val="20"/>
            <w:lang w:eastAsia="zh-CN"/>
          </w:rPr>
          <w:delText>.</w:delText>
        </w:r>
        <w:r w:rsidRPr="00944C1B" w:rsidDel="00752275">
          <w:rPr>
            <w:szCs w:val="20"/>
          </w:rPr>
          <w:delText>5</w:delText>
        </w:r>
      </w:del>
      <w:r w:rsidR="00B47B67" w:rsidRPr="00944C1B">
        <w:rPr>
          <w:szCs w:val="20"/>
        </w:rPr>
        <w:t>.</w:t>
      </w:r>
    </w:p>
    <w:p w14:paraId="3E6C7034" w14:textId="25F1D427" w:rsidR="00AB3EB7" w:rsidRPr="008B2B36" w:rsidRDefault="00752275" w:rsidP="00AB3EB7">
      <w:ins w:id="28" w:author="Huang Rui" w:date="2016-01-05T17:06:00Z">
        <w:r>
          <w:fldChar w:fldCharType="begin"/>
        </w:r>
        <w:r>
          <w:instrText xml:space="preserve"> REF _Ref439776906 \h </w:instrText>
        </w:r>
      </w:ins>
      <w:r>
        <w:fldChar w:fldCharType="separate"/>
      </w:r>
      <w:ins w:id="29" w:author="Huang Rui" w:date="2016-01-05T17:06:00Z">
        <w:r>
          <w:t>Fig.</w:t>
        </w:r>
        <w:r w:rsidRPr="007A66CE">
          <w:t xml:space="preserve"> </w:t>
        </w:r>
        <w:r>
          <w:rPr>
            <w:noProof/>
          </w:rPr>
          <w:t>6</w:t>
        </w:r>
        <w:r>
          <w:fldChar w:fldCharType="end"/>
        </w:r>
      </w:ins>
      <w:del w:id="30" w:author="Huang Rui" w:date="2016-01-05T17:06:00Z">
        <w:r w:rsidR="00AB3EB7" w:rsidRPr="00944C1B" w:rsidDel="00752275">
          <w:delText>Fig</w:delText>
        </w:r>
        <w:r w:rsidR="0005540E" w:rsidRPr="00944C1B" w:rsidDel="00752275">
          <w:rPr>
            <w:rFonts w:hint="eastAsia"/>
            <w:lang w:eastAsia="zh-CN"/>
          </w:rPr>
          <w:delText>.</w:delText>
        </w:r>
        <w:r w:rsidR="00AB3EB7" w:rsidRPr="00944C1B" w:rsidDel="00752275">
          <w:delText xml:space="preserve"> 6</w:delText>
        </w:r>
      </w:del>
      <w:r w:rsidR="00AB3EB7" w:rsidRPr="00944C1B">
        <w:t xml:space="preserve"> is</w:t>
      </w:r>
      <w:r w:rsidR="00AB3EB7" w:rsidRPr="008B2B36">
        <w:t xml:space="preserve"> </w:t>
      </w:r>
      <w:proofErr w:type="spellStart"/>
      <w:r w:rsidR="00AB3EB7" w:rsidRPr="00AB3EB7">
        <w:rPr>
          <w:b/>
          <w:i/>
        </w:rPr>
        <w:t>jtag_if</w:t>
      </w:r>
      <w:proofErr w:type="spellEnd"/>
      <w:r w:rsidR="00AB3EB7" w:rsidRPr="008B2B36">
        <w:t xml:space="preserve"> definition that does not contain all signals show</w:t>
      </w:r>
      <w:r w:rsidR="003F1473">
        <w:t>n</w:t>
      </w:r>
      <w:r w:rsidR="00AB3EB7" w:rsidRPr="008B2B36">
        <w:t xml:space="preserve"> in </w:t>
      </w:r>
      <w:r w:rsidR="00944C1B">
        <w:fldChar w:fldCharType="begin"/>
      </w:r>
      <w:r w:rsidR="00944C1B">
        <w:instrText xml:space="preserve"> REF _Ref438466364 \h </w:instrText>
      </w:r>
      <w:r w:rsidR="00944C1B">
        <w:fldChar w:fldCharType="separate"/>
      </w:r>
      <w:r w:rsidR="00944C1B" w:rsidRPr="008315B3">
        <w:t xml:space="preserve">Table </w:t>
      </w:r>
      <w:r w:rsidR="00944C1B">
        <w:rPr>
          <w:noProof/>
        </w:rPr>
        <w:t>I</w:t>
      </w:r>
      <w:r w:rsidR="00944C1B">
        <w:fldChar w:fldCharType="end"/>
      </w:r>
      <w:r w:rsidR="00944C1B">
        <w:t xml:space="preserve"> </w:t>
      </w:r>
      <w:r w:rsidR="00AB3EB7" w:rsidRPr="008B2B36">
        <w:t xml:space="preserve">because of the categorization of pads. </w:t>
      </w:r>
      <w:ins w:id="31" w:author="Huang Rui" w:date="2016-01-05T17:07:00Z">
        <w:r>
          <w:t>The rest</w:t>
        </w:r>
      </w:ins>
      <w:del w:id="32" w:author="Huang Rui" w:date="2016-01-05T17:07:00Z">
        <w:r w:rsidR="00AB3EB7" w:rsidRPr="008B2B36" w:rsidDel="00752275">
          <w:delText>Others</w:delText>
        </w:r>
      </w:del>
      <w:r w:rsidR="000A14AC">
        <w:t xml:space="preserve"> signals</w:t>
      </w:r>
      <w:ins w:id="33" w:author="Huang Rui" w:date="2016-01-05T17:06:00Z">
        <w:r>
          <w:t>’</w:t>
        </w:r>
      </w:ins>
      <w:r w:rsidR="000A14AC">
        <w:t xml:space="preserve"> definition are </w:t>
      </w:r>
      <w:r w:rsidR="000A14AC">
        <w:rPr>
          <w:lang w:val="en-US" w:eastAsia="zh-CN"/>
        </w:rPr>
        <w:t>defined</w:t>
      </w:r>
      <w:r w:rsidR="00AB3EB7" w:rsidRPr="008B2B36">
        <w:t xml:space="preserve"> in </w:t>
      </w:r>
      <w:proofErr w:type="spellStart"/>
      <w:r w:rsidR="00AB3EB7" w:rsidRPr="00AB3EB7">
        <w:rPr>
          <w:b/>
          <w:i/>
        </w:rPr>
        <w:t>clock_if</w:t>
      </w:r>
      <w:proofErr w:type="spellEnd"/>
      <w:r w:rsidR="00AB3EB7" w:rsidRPr="008B2B36">
        <w:t xml:space="preserve"> and </w:t>
      </w:r>
      <w:proofErr w:type="spellStart"/>
      <w:r w:rsidR="00AB3EB7" w:rsidRPr="00AB3EB7">
        <w:rPr>
          <w:b/>
          <w:i/>
        </w:rPr>
        <w:t>reset_if</w:t>
      </w:r>
      <w:proofErr w:type="spellEnd"/>
      <w:r w:rsidR="000A14AC">
        <w:rPr>
          <w:b/>
          <w:i/>
        </w:rPr>
        <w:t xml:space="preserve"> </w:t>
      </w:r>
      <w:r w:rsidR="000A14AC" w:rsidRPr="000A14AC">
        <w:t>interfaces</w:t>
      </w:r>
      <w:r w:rsidR="00AB3EB7" w:rsidRPr="000A14AC">
        <w:t>.</w:t>
      </w:r>
    </w:p>
    <w:p w14:paraId="61194D9C" w14:textId="77777777" w:rsidR="00AB3EB7" w:rsidRPr="00750A9D" w:rsidRDefault="00AB3EB7" w:rsidP="00750A9D">
      <w:pPr>
        <w:pStyle w:val="Heading3"/>
        <w:ind w:left="346"/>
        <w:rPr>
          <w:rFonts w:eastAsia="Arial Unicode MS"/>
          <w:szCs w:val="20"/>
        </w:rPr>
      </w:pPr>
      <w:proofErr w:type="spellStart"/>
      <w:r w:rsidRPr="00750A9D">
        <w:rPr>
          <w:rFonts w:eastAsia="Arial Unicode MS"/>
          <w:b/>
          <w:szCs w:val="20"/>
        </w:rPr>
        <w:t>jtag_driver</w:t>
      </w:r>
      <w:proofErr w:type="spellEnd"/>
      <w:r w:rsidR="00944C1B">
        <w:rPr>
          <w:rFonts w:eastAsia="Arial Unicode MS"/>
          <w:szCs w:val="20"/>
        </w:rPr>
        <w:t xml:space="preserve"> C</w:t>
      </w:r>
      <w:r w:rsidRPr="00750A9D">
        <w:rPr>
          <w:rFonts w:eastAsia="Arial Unicode MS"/>
          <w:szCs w:val="20"/>
        </w:rPr>
        <w:t xml:space="preserve">lass </w:t>
      </w:r>
    </w:p>
    <w:p w14:paraId="22C347E5" w14:textId="6221F6F4" w:rsidR="00AB3EB7" w:rsidRPr="008B2B36" w:rsidRDefault="00AB3EB7" w:rsidP="00AB3EB7">
      <w:pPr>
        <w:rPr>
          <w:szCs w:val="20"/>
        </w:rPr>
      </w:pPr>
      <w:r w:rsidRPr="008B2B36">
        <w:rPr>
          <w:szCs w:val="20"/>
        </w:rPr>
        <w:t xml:space="preserve">IEEE 1149.1 protocol is implemented in </w:t>
      </w:r>
      <w:proofErr w:type="spellStart"/>
      <w:r w:rsidRPr="00AB3EB7">
        <w:rPr>
          <w:b/>
          <w:i/>
        </w:rPr>
        <w:t>jtag_driver</w:t>
      </w:r>
      <w:proofErr w:type="spellEnd"/>
      <w:r w:rsidRPr="008B2B36">
        <w:rPr>
          <w:szCs w:val="20"/>
        </w:rPr>
        <w:t xml:space="preserve">, which fetches every </w:t>
      </w:r>
      <w:proofErr w:type="spellStart"/>
      <w:r w:rsidRPr="00AB3EB7">
        <w:rPr>
          <w:b/>
          <w:i/>
        </w:rPr>
        <w:t>jtag_transaction</w:t>
      </w:r>
      <w:proofErr w:type="spellEnd"/>
      <w:r w:rsidRPr="008B2B36">
        <w:rPr>
          <w:szCs w:val="20"/>
        </w:rPr>
        <w:t xml:space="preserve"> sequence item from </w:t>
      </w:r>
      <w:proofErr w:type="spellStart"/>
      <w:r w:rsidRPr="00AB3EB7">
        <w:rPr>
          <w:b/>
          <w:i/>
        </w:rPr>
        <w:t>jtag_sequencer</w:t>
      </w:r>
      <w:proofErr w:type="spellEnd"/>
      <w:r w:rsidR="002D2AE1">
        <w:rPr>
          <w:szCs w:val="20"/>
        </w:rPr>
        <w:t>, drive</w:t>
      </w:r>
      <w:r w:rsidRPr="008B2B36">
        <w:rPr>
          <w:szCs w:val="20"/>
        </w:rPr>
        <w:t>s the JTAG interface’s TDI and TMS</w:t>
      </w:r>
      <w:r w:rsidR="008B7492">
        <w:rPr>
          <w:szCs w:val="20"/>
        </w:rPr>
        <w:t>,</w:t>
      </w:r>
      <w:r w:rsidRPr="008B2B36">
        <w:rPr>
          <w:szCs w:val="20"/>
        </w:rPr>
        <w:t xml:space="preserve"> and samples TDO if </w:t>
      </w:r>
      <w:proofErr w:type="spellStart"/>
      <w:r w:rsidRPr="00AB3EB7">
        <w:rPr>
          <w:b/>
          <w:i/>
        </w:rPr>
        <w:t>chk_ir_tdo</w:t>
      </w:r>
      <w:proofErr w:type="spellEnd"/>
      <w:r w:rsidRPr="008B2B36">
        <w:rPr>
          <w:szCs w:val="20"/>
        </w:rPr>
        <w:t xml:space="preserve"> or </w:t>
      </w:r>
      <w:proofErr w:type="spellStart"/>
      <w:r w:rsidRPr="00AB3EB7">
        <w:rPr>
          <w:b/>
          <w:i/>
        </w:rPr>
        <w:t>chk_dr_tdo</w:t>
      </w:r>
      <w:proofErr w:type="spellEnd"/>
      <w:r w:rsidR="00944C1B">
        <w:rPr>
          <w:szCs w:val="20"/>
        </w:rPr>
        <w:t xml:space="preserve"> flag is on</w:t>
      </w:r>
      <w:r w:rsidR="005328E6">
        <w:rPr>
          <w:szCs w:val="20"/>
        </w:rPr>
        <w:t>.</w:t>
      </w:r>
      <w:r w:rsidR="00944C1B">
        <w:rPr>
          <w:szCs w:val="20"/>
        </w:rPr>
        <w:t xml:space="preserve"> </w:t>
      </w:r>
      <w:proofErr w:type="spellStart"/>
      <w:r w:rsidRPr="00AB3EB7">
        <w:rPr>
          <w:b/>
          <w:i/>
        </w:rPr>
        <w:t>exp_tdo_dr_queue</w:t>
      </w:r>
      <w:proofErr w:type="spellEnd"/>
      <w:r w:rsidRPr="008B2B36">
        <w:rPr>
          <w:szCs w:val="20"/>
        </w:rPr>
        <w:t xml:space="preserve"> and </w:t>
      </w:r>
      <w:proofErr w:type="spellStart"/>
      <w:r w:rsidRPr="00AB3EB7">
        <w:rPr>
          <w:b/>
          <w:i/>
        </w:rPr>
        <w:t>exp_tdo_ir_queue</w:t>
      </w:r>
      <w:proofErr w:type="spellEnd"/>
      <w:r w:rsidRPr="008B2B36">
        <w:rPr>
          <w:szCs w:val="20"/>
        </w:rPr>
        <w:t xml:space="preserve"> store the expected golden value, which also will be used as the golden </w:t>
      </w:r>
      <w:r w:rsidR="002D2AE1">
        <w:rPr>
          <w:szCs w:val="20"/>
        </w:rPr>
        <w:t>measure information for TDO in the generated</w:t>
      </w:r>
      <w:r w:rsidRPr="008B2B36">
        <w:rPr>
          <w:szCs w:val="20"/>
        </w:rPr>
        <w:t xml:space="preserve"> STIL pattern. </w:t>
      </w:r>
    </w:p>
    <w:p w14:paraId="38A9D716" w14:textId="1FEF19FF" w:rsidR="00AB3EB7" w:rsidRPr="008B2B36" w:rsidRDefault="00AB3EB7" w:rsidP="00AB3EB7">
      <w:pPr>
        <w:rPr>
          <w:szCs w:val="20"/>
        </w:rPr>
      </w:pPr>
      <w:r w:rsidRPr="00944C1B">
        <w:rPr>
          <w:szCs w:val="20"/>
        </w:rPr>
        <w:t xml:space="preserve">If the </w:t>
      </w:r>
      <w:proofErr w:type="spellStart"/>
      <w:r w:rsidRPr="00944C1B">
        <w:rPr>
          <w:b/>
          <w:i/>
          <w:szCs w:val="20"/>
        </w:rPr>
        <w:t>gen_stil_file</w:t>
      </w:r>
      <w:proofErr w:type="spellEnd"/>
      <w:r w:rsidRPr="00944C1B">
        <w:rPr>
          <w:szCs w:val="20"/>
        </w:rPr>
        <w:t xml:space="preserve"> knob is on, </w:t>
      </w:r>
      <w:proofErr w:type="spellStart"/>
      <w:r w:rsidRPr="002D2AE1">
        <w:rPr>
          <w:b/>
          <w:i/>
          <w:szCs w:val="20"/>
        </w:rPr>
        <w:t>jtag_driver</w:t>
      </w:r>
      <w:proofErr w:type="spellEnd"/>
      <w:r w:rsidRPr="00944C1B">
        <w:rPr>
          <w:szCs w:val="20"/>
        </w:rPr>
        <w:t xml:space="preserve"> </w:t>
      </w:r>
      <w:r w:rsidR="002D2AE1" w:rsidRPr="00944C1B">
        <w:rPr>
          <w:szCs w:val="20"/>
        </w:rPr>
        <w:t xml:space="preserve">not only </w:t>
      </w:r>
      <w:r w:rsidRPr="00944C1B">
        <w:rPr>
          <w:szCs w:val="20"/>
        </w:rPr>
        <w:t>need</w:t>
      </w:r>
      <w:r w:rsidR="008B7492">
        <w:rPr>
          <w:szCs w:val="20"/>
        </w:rPr>
        <w:t>s</w:t>
      </w:r>
      <w:r w:rsidR="002D2AE1">
        <w:rPr>
          <w:szCs w:val="20"/>
        </w:rPr>
        <w:t xml:space="preserve"> to drive</w:t>
      </w:r>
      <w:r w:rsidRPr="00944C1B">
        <w:rPr>
          <w:szCs w:val="20"/>
        </w:rPr>
        <w:t xml:space="preserve"> and sample pads</w:t>
      </w:r>
      <w:r w:rsidR="002D2AE1">
        <w:rPr>
          <w:szCs w:val="20"/>
        </w:rPr>
        <w:t xml:space="preserve"> – it </w:t>
      </w:r>
      <w:r w:rsidRPr="00944C1B">
        <w:rPr>
          <w:szCs w:val="20"/>
        </w:rPr>
        <w:t xml:space="preserve">also </w:t>
      </w:r>
      <w:r w:rsidR="002D2AE1">
        <w:rPr>
          <w:szCs w:val="20"/>
        </w:rPr>
        <w:t xml:space="preserve">converts such </w:t>
      </w:r>
      <w:r w:rsidRPr="00944C1B">
        <w:rPr>
          <w:szCs w:val="20"/>
        </w:rPr>
        <w:t>information to STIL information</w:t>
      </w:r>
      <w:r w:rsidR="00C4702D" w:rsidRPr="00944C1B">
        <w:rPr>
          <w:rFonts w:hint="eastAsia"/>
          <w:szCs w:val="20"/>
          <w:lang w:eastAsia="zh-CN"/>
        </w:rPr>
        <w:t xml:space="preserve"> </w:t>
      </w:r>
      <w:r w:rsidRPr="00944C1B">
        <w:rPr>
          <w:szCs w:val="20"/>
        </w:rPr>
        <w:t>(handle</w:t>
      </w:r>
      <w:r w:rsidR="002D2AE1">
        <w:rPr>
          <w:szCs w:val="20"/>
        </w:rPr>
        <w:t>d</w:t>
      </w:r>
      <w:r w:rsidRPr="00944C1B">
        <w:rPr>
          <w:szCs w:val="20"/>
        </w:rPr>
        <w:t xml:space="preserve"> by </w:t>
      </w:r>
      <w:proofErr w:type="spellStart"/>
      <w:r w:rsidRPr="00944C1B">
        <w:rPr>
          <w:b/>
          <w:i/>
          <w:szCs w:val="20"/>
        </w:rPr>
        <w:t>call_stil_ge</w:t>
      </w:r>
      <w:r w:rsidR="00944C1B" w:rsidRPr="00944C1B">
        <w:rPr>
          <w:b/>
          <w:i/>
          <w:szCs w:val="20"/>
        </w:rPr>
        <w:t>n</w:t>
      </w:r>
      <w:proofErr w:type="spellEnd"/>
      <w:r w:rsidR="00944C1B">
        <w:rPr>
          <w:szCs w:val="20"/>
        </w:rPr>
        <w:t xml:space="preserve"> () method</w:t>
      </w:r>
      <w:r w:rsidRPr="00944C1B">
        <w:rPr>
          <w:szCs w:val="20"/>
        </w:rPr>
        <w:t>), and then send</w:t>
      </w:r>
      <w:r w:rsidR="002D2AE1">
        <w:rPr>
          <w:szCs w:val="20"/>
        </w:rPr>
        <w:t>s it</w:t>
      </w:r>
      <w:r w:rsidRPr="00944C1B">
        <w:rPr>
          <w:szCs w:val="20"/>
        </w:rPr>
        <w:t xml:space="preserve"> to</w:t>
      </w:r>
      <w:r w:rsidR="007C04FB">
        <w:rPr>
          <w:szCs w:val="20"/>
        </w:rPr>
        <w:t xml:space="preserve"> </w:t>
      </w:r>
      <w:bookmarkStart w:id="34" w:name="_GoBack"/>
      <w:bookmarkEnd w:id="34"/>
      <w:del w:id="35" w:author="Huang Rui" w:date="2016-01-05T17:08:00Z">
        <w:r w:rsidR="007C04FB" w:rsidDel="00752275">
          <w:rPr>
            <w:szCs w:val="20"/>
          </w:rPr>
          <w:delText>the</w:delText>
        </w:r>
        <w:r w:rsidRPr="00944C1B" w:rsidDel="00752275">
          <w:rPr>
            <w:szCs w:val="20"/>
          </w:rPr>
          <w:delText xml:space="preserve"> </w:delText>
        </w:r>
      </w:del>
      <w:proofErr w:type="spellStart"/>
      <w:r w:rsidR="00AF3BE1">
        <w:rPr>
          <w:b/>
          <w:i/>
          <w:szCs w:val="20"/>
        </w:rPr>
        <w:t>STIL_generator</w:t>
      </w:r>
      <w:proofErr w:type="spellEnd"/>
      <w:r w:rsidRPr="00944C1B">
        <w:rPr>
          <w:szCs w:val="20"/>
        </w:rPr>
        <w:t xml:space="preserve"> through an analysis port, which is an object of </w:t>
      </w:r>
      <w:proofErr w:type="spellStart"/>
      <w:r w:rsidRPr="00944C1B">
        <w:rPr>
          <w:b/>
          <w:i/>
          <w:szCs w:val="20"/>
        </w:rPr>
        <w:t>uvm_analysis_port</w:t>
      </w:r>
      <w:proofErr w:type="spellEnd"/>
      <w:r w:rsidRPr="00944C1B">
        <w:rPr>
          <w:szCs w:val="20"/>
        </w:rPr>
        <w:t xml:space="preserve"> class specialized with </w:t>
      </w:r>
      <w:proofErr w:type="spellStart"/>
      <w:r w:rsidRPr="00944C1B">
        <w:rPr>
          <w:b/>
          <w:i/>
          <w:szCs w:val="20"/>
        </w:rPr>
        <w:t>stil_info_transaction</w:t>
      </w:r>
      <w:proofErr w:type="spellEnd"/>
      <w:r w:rsidRPr="00944C1B">
        <w:rPr>
          <w:szCs w:val="20"/>
        </w:rPr>
        <w:t xml:space="preserve"> type.</w:t>
      </w:r>
      <w:r w:rsidRPr="008B2B36">
        <w:rPr>
          <w:szCs w:val="20"/>
        </w:rPr>
        <w:t xml:space="preserve"> </w:t>
      </w:r>
    </w:p>
    <w:p w14:paraId="66AD37FD" w14:textId="1C423A78" w:rsidR="00AB3EB7" w:rsidRPr="008B2B36" w:rsidRDefault="00406F66" w:rsidP="00AB3EB7">
      <w:pPr>
        <w:rPr>
          <w:szCs w:val="20"/>
        </w:rPr>
      </w:pPr>
      <w:r>
        <w:rPr>
          <w:szCs w:val="20"/>
        </w:rPr>
        <w:t xml:space="preserve">In </w:t>
      </w:r>
      <w:r>
        <w:rPr>
          <w:szCs w:val="20"/>
        </w:rPr>
        <w:fldChar w:fldCharType="begin"/>
      </w:r>
      <w:r>
        <w:rPr>
          <w:szCs w:val="20"/>
        </w:rPr>
        <w:instrText xml:space="preserve"> REF _Ref438733249 \h </w:instrText>
      </w:r>
      <w:r>
        <w:rPr>
          <w:szCs w:val="20"/>
        </w:rPr>
      </w:r>
      <w:r>
        <w:rPr>
          <w:szCs w:val="20"/>
        </w:rPr>
        <w:fldChar w:fldCharType="separate"/>
      </w:r>
      <w:r>
        <w:t xml:space="preserve">Fig. </w:t>
      </w:r>
      <w:r>
        <w:rPr>
          <w:noProof/>
        </w:rPr>
        <w:t>2</w:t>
      </w:r>
      <w:r>
        <w:rPr>
          <w:szCs w:val="20"/>
        </w:rPr>
        <w:fldChar w:fldCharType="end"/>
      </w:r>
      <w:r w:rsidR="00AB3EB7" w:rsidRPr="00944C1B">
        <w:rPr>
          <w:szCs w:val="20"/>
        </w:rPr>
        <w:t>, let</w:t>
      </w:r>
      <w:r w:rsidR="00AB3EB7" w:rsidRPr="008B2B36">
        <w:rPr>
          <w:szCs w:val="20"/>
        </w:rPr>
        <w:t xml:space="preserve"> us suppose </w:t>
      </w:r>
      <w:proofErr w:type="spellStart"/>
      <w:r w:rsidR="00D51933" w:rsidRPr="00D51933">
        <w:rPr>
          <w:b/>
          <w:i/>
          <w:szCs w:val="20"/>
        </w:rPr>
        <w:t>jtag_</w:t>
      </w:r>
      <w:r w:rsidR="00AB3EB7" w:rsidRPr="00D51933">
        <w:rPr>
          <w:b/>
          <w:i/>
          <w:szCs w:val="20"/>
        </w:rPr>
        <w:t>driver</w:t>
      </w:r>
      <w:r w:rsidR="00AB3EB7" w:rsidRPr="008B2B36">
        <w:rPr>
          <w:szCs w:val="20"/>
        </w:rPr>
        <w:t>’s</w:t>
      </w:r>
      <w:proofErr w:type="spellEnd"/>
      <w:r w:rsidR="00AB3EB7" w:rsidRPr="008B2B36">
        <w:rPr>
          <w:szCs w:val="20"/>
        </w:rPr>
        <w:t xml:space="preserve"> FSM is in shift DR state and</w:t>
      </w:r>
      <w:r w:rsidR="00D51933">
        <w:rPr>
          <w:szCs w:val="20"/>
        </w:rPr>
        <w:t xml:space="preserve"> it</w:t>
      </w:r>
      <w:r w:rsidR="00871935">
        <w:rPr>
          <w:szCs w:val="20"/>
        </w:rPr>
        <w:t xml:space="preserve"> is going to shift three</w:t>
      </w:r>
      <w:r w:rsidR="00AB3EB7" w:rsidRPr="008B2B36">
        <w:rPr>
          <w:szCs w:val="20"/>
        </w:rPr>
        <w:t xml:space="preserve"> bits 101 to DUT and sample TDO data during shift ope</w:t>
      </w:r>
      <w:r w:rsidR="00871935">
        <w:rPr>
          <w:szCs w:val="20"/>
        </w:rPr>
        <w:t>ration. The golden TDO data is three</w:t>
      </w:r>
      <w:r w:rsidR="00AB3EB7" w:rsidRPr="008B2B36">
        <w:rPr>
          <w:szCs w:val="20"/>
        </w:rPr>
        <w:t xml:space="preserve"> bits 110.</w:t>
      </w:r>
    </w:p>
    <w:p w14:paraId="1E49CC50" w14:textId="30C39349" w:rsidR="00AB3EB7" w:rsidRPr="008B2B36" w:rsidRDefault="00D51933" w:rsidP="00AB3EB7">
      <w:pPr>
        <w:rPr>
          <w:szCs w:val="20"/>
        </w:rPr>
      </w:pPr>
      <w:r>
        <w:rPr>
          <w:szCs w:val="20"/>
        </w:rPr>
        <w:t>A</w:t>
      </w:r>
      <w:r w:rsidR="00871935">
        <w:rPr>
          <w:szCs w:val="20"/>
        </w:rPr>
        <w:t xml:space="preserve">t </w:t>
      </w:r>
      <w:r w:rsidR="00AB3EB7" w:rsidRPr="008B2B36">
        <w:rPr>
          <w:szCs w:val="20"/>
        </w:rPr>
        <w:t xml:space="preserve">TCK negative edge a, </w:t>
      </w:r>
      <w:proofErr w:type="spellStart"/>
      <w:r w:rsidR="00871935" w:rsidRPr="00871935">
        <w:rPr>
          <w:b/>
          <w:i/>
          <w:szCs w:val="20"/>
        </w:rPr>
        <w:t>jtag_driver</w:t>
      </w:r>
      <w:proofErr w:type="spellEnd"/>
      <w:r w:rsidR="00AB3EB7" w:rsidRPr="008B2B36">
        <w:rPr>
          <w:szCs w:val="20"/>
        </w:rPr>
        <w:t xml:space="preserve"> keeps TSM low to let DUT’s FSM stay in shift DR state and drives TDI high to send out the first bit out. </w:t>
      </w:r>
      <w:proofErr w:type="spellStart"/>
      <w:r w:rsidR="00AB3EB7" w:rsidRPr="008E4405">
        <w:rPr>
          <w:rFonts w:eastAsia="Baskerville"/>
          <w:b/>
          <w:i/>
          <w:szCs w:val="26"/>
        </w:rPr>
        <w:t>call_stil_gen</w:t>
      </w:r>
      <w:proofErr w:type="spellEnd"/>
      <w:r w:rsidR="00944C1B">
        <w:rPr>
          <w:szCs w:val="20"/>
        </w:rPr>
        <w:t xml:space="preserve"> () method</w:t>
      </w:r>
      <w:r w:rsidR="00AB3EB7" w:rsidRPr="008B2B36">
        <w:rPr>
          <w:szCs w:val="20"/>
        </w:rPr>
        <w:t xml:space="preserve"> converts this information </w:t>
      </w:r>
      <w:r w:rsidR="00D7775C">
        <w:rPr>
          <w:szCs w:val="20"/>
        </w:rPr>
        <w:t>as shown</w:t>
      </w:r>
      <w:r w:rsidR="00AB3EB7" w:rsidRPr="008B2B36">
        <w:rPr>
          <w:szCs w:val="20"/>
        </w:rPr>
        <w:t xml:space="preserve"> in line 1.</w:t>
      </w:r>
    </w:p>
    <w:p w14:paraId="102FE604" w14:textId="544C2E0B" w:rsidR="00AB3EB7" w:rsidRPr="008B2B36" w:rsidRDefault="00AB3EB7" w:rsidP="00AB3EB7">
      <w:pPr>
        <w:rPr>
          <w:szCs w:val="20"/>
        </w:rPr>
      </w:pPr>
      <w:r w:rsidRPr="008B2B36">
        <w:rPr>
          <w:szCs w:val="20"/>
        </w:rPr>
        <w:lastRenderedPageBreak/>
        <w:t xml:space="preserve">At TCK positive edge b, </w:t>
      </w:r>
      <w:proofErr w:type="spellStart"/>
      <w:r w:rsidR="00871935" w:rsidRPr="00871935">
        <w:rPr>
          <w:b/>
          <w:i/>
          <w:szCs w:val="20"/>
        </w:rPr>
        <w:t>jtag_driver</w:t>
      </w:r>
      <w:proofErr w:type="spellEnd"/>
      <w:r w:rsidRPr="008B2B36">
        <w:rPr>
          <w:szCs w:val="20"/>
        </w:rPr>
        <w:t xml:space="preserve"> samples TDO and compares it with </w:t>
      </w:r>
      <w:r w:rsidR="00CF1CB8">
        <w:rPr>
          <w:szCs w:val="20"/>
        </w:rPr>
        <w:t xml:space="preserve">the </w:t>
      </w:r>
      <w:r w:rsidR="00871935">
        <w:rPr>
          <w:szCs w:val="20"/>
        </w:rPr>
        <w:t>golden value, which is one</w:t>
      </w:r>
      <w:r w:rsidRPr="008B2B36">
        <w:rPr>
          <w:szCs w:val="20"/>
        </w:rPr>
        <w:t xml:space="preserve"> bit 1. </w:t>
      </w:r>
      <w:proofErr w:type="spellStart"/>
      <w:r w:rsidRPr="008E4405">
        <w:rPr>
          <w:rFonts w:eastAsia="Baskerville"/>
          <w:b/>
          <w:i/>
          <w:szCs w:val="26"/>
        </w:rPr>
        <w:t>call_stil_gen</w:t>
      </w:r>
      <w:proofErr w:type="spellEnd"/>
      <w:r w:rsidRPr="008B2B36">
        <w:rPr>
          <w:szCs w:val="20"/>
        </w:rPr>
        <w:t xml:space="preserve"> </w:t>
      </w:r>
      <w:r w:rsidR="00944C1B">
        <w:rPr>
          <w:szCs w:val="20"/>
        </w:rPr>
        <w:t xml:space="preserve">() method </w:t>
      </w:r>
      <w:r w:rsidRPr="008B2B36">
        <w:rPr>
          <w:szCs w:val="20"/>
        </w:rPr>
        <w:t xml:space="preserve">converts this information </w:t>
      </w:r>
      <w:r w:rsidR="00D7775C">
        <w:rPr>
          <w:szCs w:val="20"/>
        </w:rPr>
        <w:t>as shown</w:t>
      </w:r>
      <w:r w:rsidRPr="008B2B36">
        <w:rPr>
          <w:szCs w:val="20"/>
        </w:rPr>
        <w:t xml:space="preserve"> in line 2.</w:t>
      </w:r>
    </w:p>
    <w:p w14:paraId="1897EFD6" w14:textId="55A9A912" w:rsidR="00AB3EB7" w:rsidRPr="008B2B36" w:rsidRDefault="00AB3EB7" w:rsidP="00AB3EB7">
      <w:pPr>
        <w:rPr>
          <w:szCs w:val="20"/>
        </w:rPr>
      </w:pPr>
      <w:r w:rsidRPr="008B2B36">
        <w:rPr>
          <w:szCs w:val="20"/>
        </w:rPr>
        <w:t xml:space="preserve">At TCK negative edge c, </w:t>
      </w:r>
      <w:proofErr w:type="spellStart"/>
      <w:r w:rsidR="00871935" w:rsidRPr="00871935">
        <w:rPr>
          <w:b/>
          <w:i/>
          <w:szCs w:val="20"/>
        </w:rPr>
        <w:t>jtag_driver</w:t>
      </w:r>
      <w:proofErr w:type="spellEnd"/>
      <w:r w:rsidRPr="008B2B36">
        <w:rPr>
          <w:szCs w:val="20"/>
        </w:rPr>
        <w:t xml:space="preserve"> keeps TSM low to let DUT’s FSM stay in shift DR state and drives </w:t>
      </w:r>
      <w:proofErr w:type="gramStart"/>
      <w:r w:rsidRPr="008B2B36">
        <w:rPr>
          <w:szCs w:val="20"/>
        </w:rPr>
        <w:t>TDI  low</w:t>
      </w:r>
      <w:proofErr w:type="gramEnd"/>
      <w:r w:rsidRPr="008B2B36">
        <w:rPr>
          <w:szCs w:val="20"/>
        </w:rPr>
        <w:t xml:space="preserve"> to send out the second bit out. </w:t>
      </w:r>
      <w:proofErr w:type="spellStart"/>
      <w:r w:rsidRPr="008E4405">
        <w:rPr>
          <w:rFonts w:eastAsia="Baskerville"/>
          <w:b/>
          <w:i/>
          <w:szCs w:val="26"/>
        </w:rPr>
        <w:t>call_stil_gen</w:t>
      </w:r>
      <w:proofErr w:type="spellEnd"/>
      <w:r w:rsidRPr="008B2B36">
        <w:rPr>
          <w:szCs w:val="20"/>
        </w:rPr>
        <w:t xml:space="preserve"> </w:t>
      </w:r>
      <w:r w:rsidR="00944C1B">
        <w:rPr>
          <w:szCs w:val="20"/>
        </w:rPr>
        <w:t>() method</w:t>
      </w:r>
      <w:r w:rsidRPr="008B2B36">
        <w:rPr>
          <w:szCs w:val="20"/>
        </w:rPr>
        <w:t xml:space="preserve"> converts this information </w:t>
      </w:r>
      <w:r w:rsidR="00D7775C">
        <w:rPr>
          <w:szCs w:val="20"/>
        </w:rPr>
        <w:t>as shown</w:t>
      </w:r>
      <w:r w:rsidRPr="008B2B36">
        <w:rPr>
          <w:szCs w:val="20"/>
        </w:rPr>
        <w:t xml:space="preserve"> in line 3.</w:t>
      </w:r>
    </w:p>
    <w:p w14:paraId="17D8AA0E" w14:textId="58AF317B" w:rsidR="007A66CE" w:rsidRPr="008B2B36" w:rsidRDefault="007A66CE" w:rsidP="007A66CE">
      <w:pPr>
        <w:rPr>
          <w:szCs w:val="20"/>
        </w:rPr>
      </w:pPr>
      <w:r w:rsidRPr="008B2B36">
        <w:rPr>
          <w:szCs w:val="20"/>
        </w:rPr>
        <w:t xml:space="preserve">At TCK positive edge d, </w:t>
      </w:r>
      <w:proofErr w:type="spellStart"/>
      <w:r w:rsidR="00871935" w:rsidRPr="00871935">
        <w:rPr>
          <w:b/>
          <w:i/>
          <w:szCs w:val="20"/>
        </w:rPr>
        <w:t>jtag_driver</w:t>
      </w:r>
      <w:proofErr w:type="spellEnd"/>
      <w:r w:rsidRPr="008B2B36">
        <w:rPr>
          <w:szCs w:val="20"/>
        </w:rPr>
        <w:t xml:space="preserve"> samples TDO and compare</w:t>
      </w:r>
      <w:r w:rsidR="00C07447">
        <w:rPr>
          <w:szCs w:val="20"/>
        </w:rPr>
        <w:t>s</w:t>
      </w:r>
      <w:r w:rsidRPr="008B2B36">
        <w:rPr>
          <w:szCs w:val="20"/>
        </w:rPr>
        <w:t xml:space="preserve"> it with </w:t>
      </w:r>
      <w:r w:rsidR="00C07447">
        <w:rPr>
          <w:szCs w:val="20"/>
        </w:rPr>
        <w:t xml:space="preserve">the </w:t>
      </w:r>
      <w:r w:rsidR="00871935">
        <w:rPr>
          <w:szCs w:val="20"/>
        </w:rPr>
        <w:t xml:space="preserve">golden value which is one </w:t>
      </w:r>
      <w:r w:rsidRPr="008B2B36">
        <w:rPr>
          <w:szCs w:val="20"/>
        </w:rPr>
        <w:t xml:space="preserve">bit 1. </w:t>
      </w:r>
      <w:proofErr w:type="spellStart"/>
      <w:r w:rsidRPr="008E4405">
        <w:rPr>
          <w:rFonts w:eastAsia="Baskerville"/>
          <w:b/>
          <w:i/>
          <w:szCs w:val="26"/>
        </w:rPr>
        <w:t>call_stil_gen</w:t>
      </w:r>
      <w:proofErr w:type="spellEnd"/>
      <w:r w:rsidRPr="008B2B36">
        <w:rPr>
          <w:szCs w:val="20"/>
        </w:rPr>
        <w:t xml:space="preserve"> </w:t>
      </w:r>
      <w:r w:rsidR="00944C1B">
        <w:rPr>
          <w:szCs w:val="20"/>
        </w:rPr>
        <w:t>() method</w:t>
      </w:r>
      <w:r w:rsidRPr="008B2B36">
        <w:rPr>
          <w:szCs w:val="20"/>
        </w:rPr>
        <w:t xml:space="preserve"> converts this information </w:t>
      </w:r>
      <w:r w:rsidR="00D7775C">
        <w:rPr>
          <w:szCs w:val="20"/>
        </w:rPr>
        <w:t>as shown</w:t>
      </w:r>
      <w:r w:rsidRPr="008B2B36">
        <w:rPr>
          <w:szCs w:val="20"/>
        </w:rPr>
        <w:t xml:space="preserve"> in line 4.</w:t>
      </w:r>
    </w:p>
    <w:p w14:paraId="6E008F3C" w14:textId="77777777" w:rsidR="00AB3EB7" w:rsidRPr="007A66CE" w:rsidRDefault="00AB3EB7" w:rsidP="00205F87">
      <w:pPr>
        <w:rPr>
          <w:sz w:val="16"/>
          <w:szCs w:val="20"/>
          <w:lang w:eastAsia="zh-CN"/>
        </w:rPr>
      </w:pPr>
    </w:p>
    <w:p w14:paraId="2683DAD3" w14:textId="6C3DF410" w:rsidR="006D49D9" w:rsidRPr="00750A9D" w:rsidRDefault="00DC6037"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1FC8FFC0" wp14:editId="0EEF75D5">
            <wp:extent cx="5943600" cy="3822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5_jtag_if_toplevel_conne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2B6E8507" w14:textId="5097033C" w:rsidR="00B47B67" w:rsidRDefault="005F7E22" w:rsidP="005F7E22">
      <w:pPr>
        <w:pStyle w:val="Caption"/>
        <w:rPr>
          <w:lang w:eastAsia="zh-CN"/>
        </w:rPr>
      </w:pPr>
      <w:bookmarkStart w:id="36" w:name="_Ref439776841"/>
      <w:r w:rsidRPr="005F7E22">
        <w:t xml:space="preserve">Figure </w:t>
      </w:r>
      <w:r w:rsidRPr="005F7E22">
        <w:fldChar w:fldCharType="begin"/>
      </w:r>
      <w:r w:rsidRPr="005F7E22">
        <w:instrText xml:space="preserve"> SEQ Figure \* ARABIC </w:instrText>
      </w:r>
      <w:r w:rsidRPr="005F7E22">
        <w:fldChar w:fldCharType="separate"/>
      </w:r>
      <w:r w:rsidR="00B030AD">
        <w:rPr>
          <w:noProof/>
        </w:rPr>
        <w:t>5</w:t>
      </w:r>
      <w:r w:rsidRPr="005F7E22">
        <w:fldChar w:fldCharType="end"/>
      </w:r>
      <w:bookmarkEnd w:id="36"/>
      <w:r w:rsidRPr="005F7E22">
        <w:rPr>
          <w:rFonts w:hint="eastAsia"/>
        </w:rPr>
        <w:t xml:space="preserve">. </w:t>
      </w:r>
      <w:r w:rsidR="00A77A20" w:rsidRPr="005F7E22">
        <w:t xml:space="preserve">JTAG interface </w:t>
      </w:r>
      <w:proofErr w:type="spellStart"/>
      <w:r w:rsidR="001F5A92" w:rsidRPr="005F7E22">
        <w:t>toplevel</w:t>
      </w:r>
      <w:proofErr w:type="spellEnd"/>
      <w:r w:rsidR="001F5A92" w:rsidRPr="005F7E22">
        <w:t xml:space="preserve"> connection</w:t>
      </w:r>
      <w:r w:rsidR="00DD7E20">
        <w:t>.</w:t>
      </w:r>
    </w:p>
    <w:p w14:paraId="49F2361C" w14:textId="77777777" w:rsidR="005F7E22" w:rsidRPr="007A66CE" w:rsidRDefault="005F7E22" w:rsidP="005F7E22">
      <w:pPr>
        <w:rPr>
          <w:sz w:val="16"/>
          <w:lang w:eastAsia="zh-CN"/>
        </w:rPr>
      </w:pPr>
    </w:p>
    <w:p w14:paraId="6C129E78" w14:textId="5A50FCCA" w:rsidR="00B848A9" w:rsidRPr="00750A9D" w:rsidRDefault="00DC6037"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6FFEC4B2" wp14:editId="29466066">
            <wp:extent cx="5943600" cy="1637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_jtag_if.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p>
    <w:p w14:paraId="21565AAE" w14:textId="064DEF83" w:rsidR="001F5A92" w:rsidRPr="007A66CE" w:rsidRDefault="007A66CE" w:rsidP="007A66CE">
      <w:pPr>
        <w:pStyle w:val="Caption"/>
      </w:pPr>
      <w:bookmarkStart w:id="37" w:name="_Ref439776906"/>
      <w:r w:rsidRPr="007A66CE">
        <w:t xml:space="preserve">Figure </w:t>
      </w:r>
      <w:r w:rsidRPr="007A66CE">
        <w:fldChar w:fldCharType="begin"/>
      </w:r>
      <w:r w:rsidRPr="007A66CE">
        <w:instrText xml:space="preserve"> SEQ Figure \* ARABIC </w:instrText>
      </w:r>
      <w:r w:rsidRPr="007A66CE">
        <w:fldChar w:fldCharType="separate"/>
      </w:r>
      <w:r w:rsidR="00B030AD">
        <w:rPr>
          <w:noProof/>
        </w:rPr>
        <w:t>6</w:t>
      </w:r>
      <w:r w:rsidRPr="007A66CE">
        <w:fldChar w:fldCharType="end"/>
      </w:r>
      <w:bookmarkEnd w:id="37"/>
      <w:r w:rsidRPr="007A66CE">
        <w:rPr>
          <w:rFonts w:hint="eastAsia"/>
        </w:rPr>
        <w:t>.</w:t>
      </w:r>
      <w:r w:rsidR="001F5A92" w:rsidRPr="007A66CE">
        <w:t xml:space="preserve"> </w:t>
      </w:r>
      <w:r w:rsidR="001478BF">
        <w:t xml:space="preserve">Signals defined in </w:t>
      </w:r>
      <w:proofErr w:type="spellStart"/>
      <w:r w:rsidR="001F5A92" w:rsidRPr="00944C1B">
        <w:rPr>
          <w:b/>
          <w:i/>
        </w:rPr>
        <w:t>jtag_</w:t>
      </w:r>
      <w:proofErr w:type="gramStart"/>
      <w:r w:rsidR="001F5A92" w:rsidRPr="00944C1B">
        <w:rPr>
          <w:b/>
          <w:i/>
        </w:rPr>
        <w:t>if</w:t>
      </w:r>
      <w:proofErr w:type="spellEnd"/>
      <w:r w:rsidR="00944C1B">
        <w:rPr>
          <w:b/>
          <w:i/>
        </w:rPr>
        <w:t xml:space="preserve"> </w:t>
      </w:r>
      <w:r w:rsidR="001478BF">
        <w:t xml:space="preserve"> interface</w:t>
      </w:r>
      <w:proofErr w:type="gramEnd"/>
      <w:r w:rsidR="001478BF">
        <w:t>.</w:t>
      </w:r>
    </w:p>
    <w:p w14:paraId="08E18D12" w14:textId="218C8B7E" w:rsidR="00EE7F6A" w:rsidRPr="008B2B36" w:rsidRDefault="00EE7F6A" w:rsidP="00205F87">
      <w:pPr>
        <w:rPr>
          <w:szCs w:val="20"/>
        </w:rPr>
      </w:pPr>
      <w:r w:rsidRPr="008B2B36">
        <w:rPr>
          <w:szCs w:val="20"/>
        </w:rPr>
        <w:t xml:space="preserve">At TCK negative edge e, </w:t>
      </w:r>
      <w:proofErr w:type="spellStart"/>
      <w:r w:rsidR="00871935" w:rsidRPr="00871935">
        <w:rPr>
          <w:b/>
          <w:i/>
          <w:szCs w:val="20"/>
        </w:rPr>
        <w:t>jtag_driver</w:t>
      </w:r>
      <w:proofErr w:type="spellEnd"/>
      <w:r w:rsidR="00F94AC9" w:rsidRPr="008B2B36">
        <w:rPr>
          <w:szCs w:val="20"/>
        </w:rPr>
        <w:t xml:space="preserve"> </w:t>
      </w:r>
      <w:r w:rsidRPr="008B2B36">
        <w:rPr>
          <w:szCs w:val="20"/>
        </w:rPr>
        <w:t>drive</w:t>
      </w:r>
      <w:r w:rsidR="00F94AC9" w:rsidRPr="008B2B36">
        <w:rPr>
          <w:szCs w:val="20"/>
        </w:rPr>
        <w:t>s</w:t>
      </w:r>
      <w:r w:rsidRPr="008B2B36">
        <w:rPr>
          <w:szCs w:val="20"/>
        </w:rPr>
        <w:t xml:space="preserve"> TSM low to let DUT’s FSM go to exit1 DR state</w:t>
      </w:r>
      <w:r w:rsidR="00F94AC9" w:rsidRPr="008B2B36">
        <w:rPr>
          <w:szCs w:val="20"/>
        </w:rPr>
        <w:t xml:space="preserve"> and </w:t>
      </w:r>
      <w:r w:rsidRPr="008B2B36">
        <w:rPr>
          <w:szCs w:val="20"/>
        </w:rPr>
        <w:t>drive</w:t>
      </w:r>
      <w:r w:rsidR="00F94AC9" w:rsidRPr="008B2B36">
        <w:rPr>
          <w:szCs w:val="20"/>
        </w:rPr>
        <w:t>s</w:t>
      </w:r>
      <w:r w:rsidRPr="008B2B36">
        <w:rPr>
          <w:szCs w:val="20"/>
        </w:rPr>
        <w:t xml:space="preserve"> TDI </w:t>
      </w:r>
      <w:r w:rsidR="00F94AC9" w:rsidRPr="008B2B36">
        <w:rPr>
          <w:szCs w:val="20"/>
        </w:rPr>
        <w:t xml:space="preserve">high to send out the last bit out. </w:t>
      </w:r>
      <w:proofErr w:type="spellStart"/>
      <w:r w:rsidR="00F94AC9" w:rsidRPr="008E4405">
        <w:rPr>
          <w:rFonts w:eastAsia="Baskerville"/>
          <w:b/>
          <w:i/>
          <w:szCs w:val="26"/>
        </w:rPr>
        <w:t>call_stil_gen</w:t>
      </w:r>
      <w:proofErr w:type="spellEnd"/>
      <w:r w:rsidR="00F94AC9" w:rsidRPr="008B2B36">
        <w:rPr>
          <w:szCs w:val="20"/>
        </w:rPr>
        <w:t xml:space="preserve"> </w:t>
      </w:r>
      <w:r w:rsidR="00944C1B">
        <w:rPr>
          <w:szCs w:val="20"/>
        </w:rPr>
        <w:t>() method</w:t>
      </w:r>
      <w:r w:rsidR="00F94AC9" w:rsidRPr="008B2B36">
        <w:rPr>
          <w:szCs w:val="20"/>
        </w:rPr>
        <w:t xml:space="preserve"> converts this information </w:t>
      </w:r>
      <w:r w:rsidR="00D7775C">
        <w:rPr>
          <w:szCs w:val="20"/>
        </w:rPr>
        <w:t>as shown</w:t>
      </w:r>
      <w:r w:rsidR="00F94AC9" w:rsidRPr="008B2B36">
        <w:rPr>
          <w:szCs w:val="20"/>
        </w:rPr>
        <w:t xml:space="preserve"> in line 5.</w:t>
      </w:r>
    </w:p>
    <w:p w14:paraId="4FEDA66F" w14:textId="771850BA" w:rsidR="00F94AC9" w:rsidRPr="008B2B36" w:rsidRDefault="00EE7F6A" w:rsidP="00205F87">
      <w:pPr>
        <w:rPr>
          <w:szCs w:val="20"/>
        </w:rPr>
      </w:pPr>
      <w:r w:rsidRPr="008B2B36">
        <w:rPr>
          <w:szCs w:val="20"/>
        </w:rPr>
        <w:t xml:space="preserve">At TCK positive edge f, </w:t>
      </w:r>
      <w:proofErr w:type="spellStart"/>
      <w:r w:rsidR="00871935" w:rsidRPr="00871935">
        <w:rPr>
          <w:b/>
          <w:i/>
          <w:szCs w:val="20"/>
        </w:rPr>
        <w:t>jtag_driver</w:t>
      </w:r>
      <w:proofErr w:type="spellEnd"/>
      <w:r w:rsidR="00F94AC9" w:rsidRPr="008B2B36">
        <w:rPr>
          <w:szCs w:val="20"/>
        </w:rPr>
        <w:t xml:space="preserve"> </w:t>
      </w:r>
      <w:r w:rsidRPr="008B2B36">
        <w:rPr>
          <w:szCs w:val="20"/>
        </w:rPr>
        <w:t>sample</w:t>
      </w:r>
      <w:r w:rsidR="00F94AC9" w:rsidRPr="008B2B36">
        <w:rPr>
          <w:szCs w:val="20"/>
        </w:rPr>
        <w:t>s</w:t>
      </w:r>
      <w:r w:rsidRPr="008B2B36">
        <w:rPr>
          <w:szCs w:val="20"/>
        </w:rPr>
        <w:t xml:space="preserve"> TDO and compare</w:t>
      </w:r>
      <w:r w:rsidR="00731A9A">
        <w:rPr>
          <w:szCs w:val="20"/>
        </w:rPr>
        <w:t>s</w:t>
      </w:r>
      <w:r w:rsidRPr="008B2B36">
        <w:rPr>
          <w:szCs w:val="20"/>
        </w:rPr>
        <w:t xml:space="preserve"> it with </w:t>
      </w:r>
      <w:r w:rsidR="008216CD">
        <w:rPr>
          <w:szCs w:val="20"/>
        </w:rPr>
        <w:t xml:space="preserve">the </w:t>
      </w:r>
      <w:r w:rsidR="007F775B">
        <w:rPr>
          <w:szCs w:val="20"/>
        </w:rPr>
        <w:t xml:space="preserve">golden value which is </w:t>
      </w:r>
      <w:r w:rsidR="007F775B">
        <w:rPr>
          <w:szCs w:val="20"/>
          <w:lang w:val="en-US" w:eastAsia="zh-CN"/>
        </w:rPr>
        <w:t>one</w:t>
      </w:r>
      <w:r w:rsidRPr="008B2B36">
        <w:rPr>
          <w:szCs w:val="20"/>
        </w:rPr>
        <w:t xml:space="preserve"> bit </w:t>
      </w:r>
      <w:r w:rsidR="00F94AC9" w:rsidRPr="008B2B36">
        <w:rPr>
          <w:szCs w:val="20"/>
        </w:rPr>
        <w:t>0</w:t>
      </w:r>
      <w:r w:rsidRPr="008B2B36">
        <w:rPr>
          <w:szCs w:val="20"/>
        </w:rPr>
        <w:t xml:space="preserve">. </w:t>
      </w:r>
      <w:proofErr w:type="spellStart"/>
      <w:r w:rsidR="00F94AC9" w:rsidRPr="008E4405">
        <w:rPr>
          <w:rFonts w:eastAsia="Baskerville"/>
          <w:b/>
          <w:i/>
          <w:szCs w:val="26"/>
        </w:rPr>
        <w:t>call_stil_gen</w:t>
      </w:r>
      <w:proofErr w:type="spellEnd"/>
      <w:r w:rsidR="00F94AC9" w:rsidRPr="008B2B36">
        <w:rPr>
          <w:szCs w:val="20"/>
        </w:rPr>
        <w:t xml:space="preserve"> </w:t>
      </w:r>
      <w:r w:rsidR="00944C1B">
        <w:rPr>
          <w:szCs w:val="20"/>
        </w:rPr>
        <w:t>() method</w:t>
      </w:r>
      <w:r w:rsidR="00F94AC9" w:rsidRPr="008B2B36">
        <w:rPr>
          <w:szCs w:val="20"/>
        </w:rPr>
        <w:t xml:space="preserve"> converts this information </w:t>
      </w:r>
      <w:r w:rsidR="00D7775C">
        <w:rPr>
          <w:szCs w:val="20"/>
        </w:rPr>
        <w:t>as shown</w:t>
      </w:r>
      <w:r w:rsidR="00F94AC9" w:rsidRPr="008B2B36">
        <w:rPr>
          <w:szCs w:val="20"/>
        </w:rPr>
        <w:t xml:space="preserve"> in line 6.</w:t>
      </w:r>
    </w:p>
    <w:p w14:paraId="6B16C152" w14:textId="77777777" w:rsidR="00EF288B" w:rsidRPr="00750A9D" w:rsidRDefault="00EF288B" w:rsidP="002A40B0">
      <w:pPr>
        <w:pStyle w:val="Heading3"/>
      </w:pPr>
      <w:bookmarkStart w:id="38" w:name="_Ref438466516"/>
      <w:proofErr w:type="spellStart"/>
      <w:r w:rsidRPr="008E4405">
        <w:rPr>
          <w:b/>
          <w:szCs w:val="26"/>
        </w:rPr>
        <w:lastRenderedPageBreak/>
        <w:t>jtag_monitor</w:t>
      </w:r>
      <w:proofErr w:type="spellEnd"/>
      <w:r w:rsidR="00944C1B">
        <w:t xml:space="preserve"> C</w:t>
      </w:r>
      <w:r w:rsidR="007A66CE">
        <w:t>lass</w:t>
      </w:r>
      <w:bookmarkEnd w:id="38"/>
    </w:p>
    <w:p w14:paraId="63034E30" w14:textId="77777777" w:rsidR="00934821" w:rsidRPr="008B2B36" w:rsidRDefault="00934821" w:rsidP="00205F87">
      <w:pPr>
        <w:rPr>
          <w:szCs w:val="20"/>
        </w:rPr>
      </w:pPr>
      <w:r w:rsidRPr="008B2B36">
        <w:rPr>
          <w:szCs w:val="20"/>
        </w:rPr>
        <w:t xml:space="preserve">There is a signal </w:t>
      </w:r>
      <w:r w:rsidR="00ED09BF" w:rsidRPr="008B2B36">
        <w:rPr>
          <w:szCs w:val="20"/>
        </w:rPr>
        <w:t xml:space="preserve">called </w:t>
      </w:r>
      <w:proofErr w:type="spellStart"/>
      <w:r w:rsidR="00ED09BF" w:rsidRPr="008E4405">
        <w:rPr>
          <w:rFonts w:eastAsia="Baskerville"/>
          <w:b/>
          <w:i/>
          <w:szCs w:val="26"/>
        </w:rPr>
        <w:t>read_not_write</w:t>
      </w:r>
      <w:proofErr w:type="spellEnd"/>
      <w:r w:rsidR="00ED09BF" w:rsidRPr="008B2B36">
        <w:rPr>
          <w:szCs w:val="20"/>
        </w:rPr>
        <w:t xml:space="preserve"> </w:t>
      </w:r>
      <w:r w:rsidRPr="008B2B36">
        <w:rPr>
          <w:szCs w:val="20"/>
        </w:rPr>
        <w:t xml:space="preserve">defined in JTAG interface </w:t>
      </w:r>
      <w:r w:rsidR="0015337A" w:rsidRPr="008B2B36">
        <w:rPr>
          <w:szCs w:val="20"/>
        </w:rPr>
        <w:t>show</w:t>
      </w:r>
      <w:r w:rsidR="008216CD">
        <w:rPr>
          <w:szCs w:val="20"/>
        </w:rPr>
        <w:t>n</w:t>
      </w:r>
      <w:r w:rsidR="0015337A" w:rsidRPr="008B2B36">
        <w:rPr>
          <w:szCs w:val="20"/>
        </w:rPr>
        <w:t xml:space="preserve"> in </w:t>
      </w:r>
      <w:r w:rsidR="00944C1B">
        <w:rPr>
          <w:szCs w:val="20"/>
        </w:rPr>
        <w:fldChar w:fldCharType="begin"/>
      </w:r>
      <w:r w:rsidR="00944C1B">
        <w:rPr>
          <w:szCs w:val="20"/>
        </w:rPr>
        <w:instrText xml:space="preserve"> REF _Ref438466364 \h </w:instrText>
      </w:r>
      <w:r w:rsidR="00944C1B">
        <w:rPr>
          <w:szCs w:val="20"/>
        </w:rPr>
      </w:r>
      <w:r w:rsidR="00944C1B">
        <w:rPr>
          <w:szCs w:val="20"/>
        </w:rPr>
        <w:fldChar w:fldCharType="separate"/>
      </w:r>
      <w:r w:rsidR="00944C1B" w:rsidRPr="008315B3">
        <w:t xml:space="preserve">Table </w:t>
      </w:r>
      <w:r w:rsidR="00944C1B">
        <w:rPr>
          <w:noProof/>
        </w:rPr>
        <w:t>I</w:t>
      </w:r>
      <w:r w:rsidR="00944C1B">
        <w:rPr>
          <w:szCs w:val="20"/>
        </w:rPr>
        <w:fldChar w:fldCharType="end"/>
      </w:r>
      <w:r w:rsidR="0015337A" w:rsidRPr="008B2B36">
        <w:rPr>
          <w:szCs w:val="20"/>
        </w:rPr>
        <w:t xml:space="preserve">, </w:t>
      </w:r>
      <w:r w:rsidRPr="008B2B36">
        <w:rPr>
          <w:szCs w:val="20"/>
        </w:rPr>
        <w:t>w</w:t>
      </w:r>
      <w:r w:rsidR="00ED09BF" w:rsidRPr="008B2B36">
        <w:rPr>
          <w:szCs w:val="20"/>
        </w:rPr>
        <w:t xml:space="preserve">hich </w:t>
      </w:r>
      <w:r w:rsidR="008216CD">
        <w:rPr>
          <w:szCs w:val="20"/>
        </w:rPr>
        <w:t xml:space="preserve">is </w:t>
      </w:r>
      <w:r w:rsidR="00ED09BF" w:rsidRPr="008B2B36">
        <w:rPr>
          <w:szCs w:val="20"/>
        </w:rPr>
        <w:t xml:space="preserve">only used by </w:t>
      </w:r>
      <w:proofErr w:type="spellStart"/>
      <w:r w:rsidR="00ED09BF" w:rsidRPr="008E4405">
        <w:rPr>
          <w:rFonts w:eastAsia="Baskerville"/>
          <w:b/>
          <w:i/>
          <w:szCs w:val="26"/>
        </w:rPr>
        <w:t>jtag_monitor</w:t>
      </w:r>
      <w:proofErr w:type="spellEnd"/>
      <w:r w:rsidR="00ED09BF" w:rsidRPr="008B2B36">
        <w:rPr>
          <w:szCs w:val="20"/>
        </w:rPr>
        <w:t xml:space="preserve"> to indicate whether </w:t>
      </w:r>
      <w:r w:rsidR="001E0178">
        <w:rPr>
          <w:szCs w:val="20"/>
        </w:rPr>
        <w:t xml:space="preserve">the </w:t>
      </w:r>
      <w:r w:rsidR="00ED09BF" w:rsidRPr="008B2B36">
        <w:rPr>
          <w:szCs w:val="20"/>
        </w:rPr>
        <w:t>current transaction is a write operation or read operation.</w:t>
      </w:r>
    </w:p>
    <w:p w14:paraId="10DB7AC1" w14:textId="77777777" w:rsidR="00157B22" w:rsidRPr="008B2B36" w:rsidRDefault="00157B22" w:rsidP="00205F87">
      <w:pPr>
        <w:rPr>
          <w:szCs w:val="20"/>
        </w:rPr>
      </w:pPr>
      <w:r w:rsidRPr="008B2B36">
        <w:rPr>
          <w:szCs w:val="20"/>
        </w:rPr>
        <w:t xml:space="preserve">JTAG interface is a serial bus, while shifting TDI to a register, data stored in </w:t>
      </w:r>
      <w:r w:rsidR="00E50E68" w:rsidRPr="008B2B36">
        <w:rPr>
          <w:szCs w:val="20"/>
        </w:rPr>
        <w:t>it is being</w:t>
      </w:r>
      <w:r w:rsidRPr="008B2B36">
        <w:rPr>
          <w:szCs w:val="20"/>
        </w:rPr>
        <w:t xml:space="preserve"> shift out on TDO, so there is not </w:t>
      </w:r>
      <w:r w:rsidR="004E4656" w:rsidRPr="008B2B36">
        <w:rPr>
          <w:szCs w:val="20"/>
        </w:rPr>
        <w:t xml:space="preserve">a </w:t>
      </w:r>
      <w:r w:rsidRPr="008B2B36">
        <w:rPr>
          <w:szCs w:val="20"/>
        </w:rPr>
        <w:t xml:space="preserve">really </w:t>
      </w:r>
      <w:r w:rsidR="004E4656" w:rsidRPr="008B2B36">
        <w:rPr>
          <w:szCs w:val="20"/>
        </w:rPr>
        <w:t>so</w:t>
      </w:r>
      <w:r w:rsidR="001E0178">
        <w:rPr>
          <w:szCs w:val="20"/>
        </w:rPr>
        <w:t>-</w:t>
      </w:r>
      <w:r w:rsidR="004E4656" w:rsidRPr="008B2B36">
        <w:rPr>
          <w:szCs w:val="20"/>
        </w:rPr>
        <w:t xml:space="preserve">called </w:t>
      </w:r>
      <w:r w:rsidRPr="008B2B36">
        <w:rPr>
          <w:szCs w:val="20"/>
        </w:rPr>
        <w:t>w</w:t>
      </w:r>
      <w:r w:rsidR="0015337A" w:rsidRPr="008B2B36">
        <w:rPr>
          <w:szCs w:val="20"/>
        </w:rPr>
        <w:t>rite or read operation.</w:t>
      </w:r>
    </w:p>
    <w:p w14:paraId="4F01067E" w14:textId="569732CD" w:rsidR="00ED09BF" w:rsidRPr="008B2B36" w:rsidRDefault="00157B22" w:rsidP="00205F87">
      <w:pPr>
        <w:rPr>
          <w:szCs w:val="20"/>
        </w:rPr>
      </w:pPr>
      <w:r w:rsidRPr="008B2B36">
        <w:rPr>
          <w:szCs w:val="20"/>
        </w:rPr>
        <w:t>Here</w:t>
      </w:r>
      <w:r w:rsidR="001E0178">
        <w:rPr>
          <w:szCs w:val="20"/>
        </w:rPr>
        <w:t>,</w:t>
      </w:r>
      <w:r w:rsidRPr="008B2B36">
        <w:rPr>
          <w:szCs w:val="20"/>
        </w:rPr>
        <w:t xml:space="preserve"> </w:t>
      </w:r>
      <w:r w:rsidR="00DD7E20">
        <w:rPr>
          <w:szCs w:val="20"/>
        </w:rPr>
        <w:t xml:space="preserve">we </w:t>
      </w:r>
      <w:r w:rsidRPr="008B2B36">
        <w:rPr>
          <w:szCs w:val="20"/>
        </w:rPr>
        <w:t xml:space="preserve">define write operation and read operation </w:t>
      </w:r>
      <w:r w:rsidR="004E4656" w:rsidRPr="008B2B36">
        <w:rPr>
          <w:szCs w:val="20"/>
        </w:rPr>
        <w:t>in concept for register abstract level convenience.</w:t>
      </w:r>
    </w:p>
    <w:p w14:paraId="7562FB71" w14:textId="77777777" w:rsidR="004E4656" w:rsidRPr="008B2B36" w:rsidRDefault="004E4656" w:rsidP="00205F87">
      <w:pPr>
        <w:rPr>
          <w:szCs w:val="20"/>
        </w:rPr>
      </w:pPr>
      <w:r w:rsidRPr="008B2B36">
        <w:rPr>
          <w:szCs w:val="20"/>
        </w:rPr>
        <w:t>Read operation: data being shift</w:t>
      </w:r>
      <w:r w:rsidR="005328E6">
        <w:rPr>
          <w:szCs w:val="20"/>
        </w:rPr>
        <w:t>ed</w:t>
      </w:r>
      <w:r w:rsidRPr="008B2B36">
        <w:rPr>
          <w:szCs w:val="20"/>
        </w:rPr>
        <w:t xml:space="preserve"> in a register is </w:t>
      </w:r>
      <w:r w:rsidR="00270154">
        <w:rPr>
          <w:szCs w:val="20"/>
        </w:rPr>
        <w:t xml:space="preserve">the </w:t>
      </w:r>
      <w:r w:rsidRPr="008B2B36">
        <w:rPr>
          <w:szCs w:val="20"/>
        </w:rPr>
        <w:t xml:space="preserve">same as the data stored in </w:t>
      </w:r>
      <w:r w:rsidR="00E50E68" w:rsidRPr="008B2B36">
        <w:rPr>
          <w:szCs w:val="20"/>
        </w:rPr>
        <w:t>it</w:t>
      </w:r>
      <w:r w:rsidRPr="008B2B36">
        <w:rPr>
          <w:szCs w:val="20"/>
        </w:rPr>
        <w:t>.</w:t>
      </w:r>
    </w:p>
    <w:p w14:paraId="71551EED" w14:textId="77777777" w:rsidR="004E4656" w:rsidRPr="008B2B36" w:rsidRDefault="004E4656" w:rsidP="00205F87">
      <w:pPr>
        <w:rPr>
          <w:szCs w:val="20"/>
        </w:rPr>
      </w:pPr>
      <w:r w:rsidRPr="008B2B36">
        <w:rPr>
          <w:szCs w:val="20"/>
        </w:rPr>
        <w:t>Write operation: data being shift</w:t>
      </w:r>
      <w:r w:rsidR="005328E6">
        <w:rPr>
          <w:szCs w:val="20"/>
        </w:rPr>
        <w:t>ed</w:t>
      </w:r>
      <w:r w:rsidRPr="008B2B36">
        <w:rPr>
          <w:szCs w:val="20"/>
        </w:rPr>
        <w:t xml:space="preserve"> in a register is different with the data stored in </w:t>
      </w:r>
      <w:r w:rsidR="00E50E68" w:rsidRPr="008B2B36">
        <w:rPr>
          <w:szCs w:val="20"/>
        </w:rPr>
        <w:t>it</w:t>
      </w:r>
      <w:r w:rsidRPr="008B2B36">
        <w:rPr>
          <w:szCs w:val="20"/>
        </w:rPr>
        <w:t>.</w:t>
      </w:r>
    </w:p>
    <w:p w14:paraId="6990541E" w14:textId="20BBF79F" w:rsidR="007D17ED" w:rsidRPr="008B2B36" w:rsidRDefault="0048251B" w:rsidP="00205F87">
      <w:pPr>
        <w:rPr>
          <w:szCs w:val="20"/>
        </w:rPr>
      </w:pPr>
      <w:proofErr w:type="spellStart"/>
      <w:r w:rsidRPr="008E4405">
        <w:rPr>
          <w:rFonts w:eastAsia="Baskerville"/>
          <w:b/>
          <w:i/>
          <w:szCs w:val="26"/>
        </w:rPr>
        <w:t>jtag_monitor</w:t>
      </w:r>
      <w:proofErr w:type="spellEnd"/>
      <w:r w:rsidRPr="008B2B36">
        <w:rPr>
          <w:szCs w:val="20"/>
        </w:rPr>
        <w:t xml:space="preserve"> monitors J</w:t>
      </w:r>
      <w:r w:rsidR="004E4656" w:rsidRPr="008B2B36">
        <w:rPr>
          <w:szCs w:val="20"/>
        </w:rPr>
        <w:t>TAG interface activity, sampling</w:t>
      </w:r>
      <w:r w:rsidR="00934821" w:rsidRPr="008B2B36">
        <w:rPr>
          <w:szCs w:val="20"/>
        </w:rPr>
        <w:t xml:space="preserve"> TDI or</w:t>
      </w:r>
      <w:r w:rsidRPr="008B2B36">
        <w:rPr>
          <w:szCs w:val="20"/>
        </w:rPr>
        <w:t xml:space="preserve"> TDO </w:t>
      </w:r>
      <w:r w:rsidR="00934821" w:rsidRPr="008B2B36">
        <w:rPr>
          <w:szCs w:val="20"/>
        </w:rPr>
        <w:t xml:space="preserve">according to </w:t>
      </w:r>
      <w:proofErr w:type="spellStart"/>
      <w:r w:rsidR="00934821" w:rsidRPr="008E4405">
        <w:rPr>
          <w:rFonts w:eastAsia="Baskerville"/>
          <w:b/>
          <w:i/>
          <w:szCs w:val="26"/>
        </w:rPr>
        <w:t>read_not_write</w:t>
      </w:r>
      <w:proofErr w:type="spellEnd"/>
      <w:r w:rsidR="00934821" w:rsidRPr="008B2B36">
        <w:rPr>
          <w:szCs w:val="20"/>
        </w:rPr>
        <w:t xml:space="preserve"> signal</w:t>
      </w:r>
      <w:r w:rsidR="004E4656" w:rsidRPr="008B2B36">
        <w:rPr>
          <w:szCs w:val="20"/>
        </w:rPr>
        <w:t xml:space="preserve">, composing </w:t>
      </w:r>
      <w:proofErr w:type="spellStart"/>
      <w:r w:rsidR="004E4656" w:rsidRPr="008E4405">
        <w:rPr>
          <w:rFonts w:eastAsia="Baskerville"/>
          <w:b/>
          <w:i/>
          <w:szCs w:val="26"/>
        </w:rPr>
        <w:t>jtag_transaction</w:t>
      </w:r>
      <w:proofErr w:type="spellEnd"/>
      <w:r w:rsidR="004E4656" w:rsidRPr="008B2B36">
        <w:rPr>
          <w:szCs w:val="20"/>
        </w:rPr>
        <w:t xml:space="preserve"> sequence items and then passing them to </w:t>
      </w:r>
      <w:proofErr w:type="spellStart"/>
      <w:r w:rsidR="004E4656" w:rsidRPr="008E4405">
        <w:rPr>
          <w:rFonts w:eastAsia="Baskerville"/>
          <w:b/>
          <w:i/>
          <w:szCs w:val="26"/>
        </w:rPr>
        <w:t>dft_tdr_laying</w:t>
      </w:r>
      <w:proofErr w:type="spellEnd"/>
      <w:r w:rsidR="004E4656" w:rsidRPr="008B2B36">
        <w:rPr>
          <w:szCs w:val="20"/>
        </w:rPr>
        <w:t xml:space="preserve"> </w:t>
      </w:r>
      <w:r w:rsidR="00D7775C">
        <w:rPr>
          <w:szCs w:val="20"/>
        </w:rPr>
        <w:t>as shown</w:t>
      </w:r>
      <w:r w:rsidR="004E4656" w:rsidRPr="008B2B36">
        <w:rPr>
          <w:szCs w:val="20"/>
        </w:rPr>
        <w:t xml:space="preserve"> in </w:t>
      </w:r>
      <w:r w:rsidR="009A6F6E">
        <w:rPr>
          <w:szCs w:val="20"/>
        </w:rPr>
        <w:t xml:space="preserve">the </w:t>
      </w:r>
      <w:r w:rsidR="00DD7E20">
        <w:rPr>
          <w:szCs w:val="20"/>
        </w:rPr>
        <w:t xml:space="preserve">blue arrows of </w:t>
      </w:r>
      <w:r w:rsidR="00DD7E20">
        <w:rPr>
          <w:szCs w:val="20"/>
        </w:rPr>
        <w:fldChar w:fldCharType="begin"/>
      </w:r>
      <w:r w:rsidR="00DD7E20">
        <w:rPr>
          <w:szCs w:val="20"/>
        </w:rPr>
        <w:instrText xml:space="preserve"> REF _Ref438467003 \h </w:instrText>
      </w:r>
      <w:r w:rsidR="00DD7E20">
        <w:rPr>
          <w:szCs w:val="20"/>
        </w:rPr>
      </w:r>
      <w:r w:rsidR="00DD7E20">
        <w:rPr>
          <w:szCs w:val="20"/>
        </w:rPr>
        <w:fldChar w:fldCharType="separate"/>
      </w:r>
      <w:r w:rsidR="00DD7E20">
        <w:t>Fig.</w:t>
      </w:r>
      <w:r w:rsidR="00DD7E20" w:rsidRPr="00F53077">
        <w:t xml:space="preserve"> </w:t>
      </w:r>
      <w:r w:rsidR="00DD7E20">
        <w:rPr>
          <w:noProof/>
        </w:rPr>
        <w:t>1</w:t>
      </w:r>
      <w:r w:rsidR="00DD7E20">
        <w:rPr>
          <w:szCs w:val="20"/>
        </w:rPr>
        <w:fldChar w:fldCharType="end"/>
      </w:r>
      <w:r w:rsidR="004E4656" w:rsidRPr="008B2B36">
        <w:rPr>
          <w:szCs w:val="20"/>
        </w:rPr>
        <w:t>.</w:t>
      </w:r>
    </w:p>
    <w:p w14:paraId="60F80400" w14:textId="6E0DDE66" w:rsidR="00741831" w:rsidRDefault="00556FB2" w:rsidP="00205F87">
      <w:pPr>
        <w:pStyle w:val="Heading2"/>
      </w:pPr>
      <w:r>
        <w:t xml:space="preserve">Clock Pads Connection in </w:t>
      </w:r>
      <w:proofErr w:type="spellStart"/>
      <w:r>
        <w:t>Testbench</w:t>
      </w:r>
      <w:proofErr w:type="spellEnd"/>
    </w:p>
    <w:p w14:paraId="0320AA14" w14:textId="116E6CCD" w:rsidR="001F10A0" w:rsidRPr="00665332" w:rsidRDefault="0056514D" w:rsidP="001F10A0">
      <w:pPr>
        <w:rPr>
          <w:lang w:val="en-US" w:eastAsia="zh-CN"/>
        </w:rPr>
      </w:pPr>
      <w:r>
        <w:t>In STIL pattern</w:t>
      </w:r>
      <w:r w:rsidR="00DB5E6F">
        <w:t xml:space="preserve"> file, the </w:t>
      </w:r>
      <w:r w:rsidR="00DB5E6F" w:rsidRPr="00DB5E6F">
        <w:rPr>
          <w:b/>
          <w:i/>
        </w:rPr>
        <w:t>Timing</w:t>
      </w:r>
      <w:r w:rsidR="00DB5E6F">
        <w:t xml:space="preserve"> block defines sets of “</w:t>
      </w:r>
      <w:proofErr w:type="spellStart"/>
      <w:r w:rsidR="00DB5E6F" w:rsidRPr="00DB5E6F">
        <w:rPr>
          <w:b/>
          <w:i/>
        </w:rPr>
        <w:t>WaveformTable</w:t>
      </w:r>
      <w:r w:rsidR="00DB5E6F" w:rsidRPr="001C37D3">
        <w:t>s</w:t>
      </w:r>
      <w:proofErr w:type="spellEnd"/>
      <w:r w:rsidR="00DB5E6F" w:rsidRPr="001C37D3">
        <w:t>”</w:t>
      </w:r>
      <w:r w:rsidR="00DB5E6F">
        <w:t xml:space="preserve">. Each </w:t>
      </w:r>
      <w:proofErr w:type="spellStart"/>
      <w:r w:rsidR="001C37D3">
        <w:rPr>
          <w:b/>
          <w:i/>
        </w:rPr>
        <w:t>WaveformTable</w:t>
      </w:r>
      <w:proofErr w:type="spellEnd"/>
      <w:r w:rsidR="00DB5E6F">
        <w:rPr>
          <w:b/>
          <w:i/>
        </w:rPr>
        <w:t xml:space="preserve"> </w:t>
      </w:r>
      <w:r w:rsidR="00DB5E6F" w:rsidRPr="00DB5E6F">
        <w:t xml:space="preserve">defines the waveforms to be applied to each signal used in a </w:t>
      </w:r>
      <w:proofErr w:type="spellStart"/>
      <w:proofErr w:type="gramStart"/>
      <w:r w:rsidR="00DB5E6F" w:rsidRPr="00DB5E6F">
        <w:t>vctor</w:t>
      </w:r>
      <w:proofErr w:type="spellEnd"/>
      <w:r w:rsidR="00DB5E6F">
        <w:t>[</w:t>
      </w:r>
      <w:proofErr w:type="gramEnd"/>
      <w:r w:rsidR="00DB5E6F">
        <w:t>1]. Because DFT function tests only use JTAG interface t</w:t>
      </w:r>
      <w:r w:rsidR="001C37D3">
        <w:t xml:space="preserve">o </w:t>
      </w:r>
      <w:proofErr w:type="spellStart"/>
      <w:r w:rsidR="001C37D3">
        <w:t>configre</w:t>
      </w:r>
      <w:proofErr w:type="spellEnd"/>
      <w:r w:rsidR="001C37D3">
        <w:t xml:space="preserve"> TDRs, we define one </w:t>
      </w:r>
      <w:proofErr w:type="spellStart"/>
      <w:r w:rsidR="001C37D3" w:rsidRPr="00DB5E6F">
        <w:rPr>
          <w:b/>
          <w:i/>
        </w:rPr>
        <w:t>WaveformTable</w:t>
      </w:r>
      <w:proofErr w:type="spellEnd"/>
      <w:r w:rsidR="001C37D3">
        <w:rPr>
          <w:b/>
          <w:i/>
        </w:rPr>
        <w:t xml:space="preserve"> </w:t>
      </w:r>
      <w:r w:rsidR="001C37D3" w:rsidRPr="001C37D3">
        <w:t xml:space="preserve">in the generated STIL pattern file and use TCK’s half period as </w:t>
      </w:r>
      <w:proofErr w:type="spellStart"/>
      <w:r w:rsidR="001C37D3" w:rsidRPr="00DB5E6F">
        <w:rPr>
          <w:b/>
          <w:i/>
        </w:rPr>
        <w:t>WaveformTable</w:t>
      </w:r>
      <w:r w:rsidR="001C37D3" w:rsidRPr="001C37D3">
        <w:t>’s</w:t>
      </w:r>
      <w:proofErr w:type="spellEnd"/>
      <w:r w:rsidR="001C37D3">
        <w:rPr>
          <w:b/>
          <w:i/>
        </w:rPr>
        <w:t xml:space="preserve"> Period</w:t>
      </w:r>
      <w:r w:rsidR="001C37D3" w:rsidRPr="001C37D3">
        <w:t>.</w:t>
      </w:r>
      <w:r w:rsidR="007C6573">
        <w:t xml:space="preserve"> For other clocks</w:t>
      </w:r>
      <w:r w:rsidR="00A217BC">
        <w:t xml:space="preserve"> </w:t>
      </w:r>
      <w:proofErr w:type="spellStart"/>
      <w:r w:rsidR="00A217BC">
        <w:t>descirbe</w:t>
      </w:r>
      <w:proofErr w:type="spellEnd"/>
      <w:r w:rsidR="00A217BC">
        <w:t xml:space="preserve"> it as the same frequency as TCK in STIL pattern file and connect them with desired frequency form ATE during post-silicon test. So </w:t>
      </w:r>
      <w:proofErr w:type="spellStart"/>
      <w:r w:rsidR="00A217BC" w:rsidRPr="00A217BC">
        <w:rPr>
          <w:b/>
          <w:i/>
        </w:rPr>
        <w:t>clock_driver</w:t>
      </w:r>
      <w:proofErr w:type="spellEnd"/>
      <w:r w:rsidR="00A217BC" w:rsidRPr="00A217BC">
        <w:t xml:space="preserve"> only need to drive TCK during </w:t>
      </w:r>
      <w:proofErr w:type="spellStart"/>
      <w:r w:rsidR="00A217BC" w:rsidRPr="00A217BC">
        <w:t>simulaiton</w:t>
      </w:r>
      <w:proofErr w:type="spellEnd"/>
      <w:r w:rsidR="00A217BC" w:rsidRPr="00A217BC">
        <w:t xml:space="preserve"> and other clocks are generated from </w:t>
      </w:r>
      <w:proofErr w:type="spellStart"/>
      <w:r w:rsidR="00A217BC" w:rsidRPr="00A217BC">
        <w:t>testbech</w:t>
      </w:r>
      <w:proofErr w:type="spellEnd"/>
      <w:r w:rsidR="00665332">
        <w:t xml:space="preserve"> </w:t>
      </w:r>
      <w:r w:rsidR="00665332">
        <w:rPr>
          <w:lang w:val="en-US" w:eastAsia="zh-CN"/>
        </w:rPr>
        <w:t>(This is the only exception that</w:t>
      </w:r>
      <w:r w:rsidR="00762067">
        <w:rPr>
          <w:lang w:val="en-US" w:eastAsia="zh-CN"/>
        </w:rPr>
        <w:t xml:space="preserve"> clock pads are allowed to drive from </w:t>
      </w:r>
      <w:proofErr w:type="spellStart"/>
      <w:r w:rsidR="00762067">
        <w:rPr>
          <w:lang w:val="en-US" w:eastAsia="zh-CN"/>
        </w:rPr>
        <w:t>testbench</w:t>
      </w:r>
      <w:proofErr w:type="spellEnd"/>
      <w:r w:rsidR="00762067">
        <w:rPr>
          <w:lang w:val="en-US" w:eastAsia="zh-CN"/>
        </w:rPr>
        <w:t xml:space="preserve"> in this </w:t>
      </w:r>
      <w:proofErr w:type="spellStart"/>
      <w:r w:rsidR="00762067">
        <w:rPr>
          <w:lang w:val="en-US" w:eastAsia="zh-CN"/>
        </w:rPr>
        <w:t>enviroment</w:t>
      </w:r>
      <w:proofErr w:type="spellEnd"/>
      <w:r w:rsidR="00665332">
        <w:rPr>
          <w:lang w:val="en-US" w:eastAsia="zh-CN"/>
        </w:rPr>
        <w:t>)</w:t>
      </w:r>
      <w:r w:rsidR="00A217BC" w:rsidRPr="00A217BC">
        <w:t>.</w:t>
      </w:r>
    </w:p>
    <w:p w14:paraId="25BE4C91" w14:textId="24B86212" w:rsidR="00741831" w:rsidRPr="008B2B36" w:rsidRDefault="00DD7E20" w:rsidP="00205F87">
      <w:pPr>
        <w:rPr>
          <w:szCs w:val="20"/>
        </w:rPr>
      </w:pPr>
      <w:r>
        <w:rPr>
          <w:szCs w:val="20"/>
        </w:rPr>
        <w:fldChar w:fldCharType="begin"/>
      </w:r>
      <w:r>
        <w:rPr>
          <w:szCs w:val="20"/>
        </w:rPr>
        <w:instrText xml:space="preserve"> REF _Ref439512762 \h </w:instrText>
      </w:r>
      <w:r>
        <w:rPr>
          <w:szCs w:val="20"/>
        </w:rPr>
      </w:r>
      <w:r>
        <w:rPr>
          <w:szCs w:val="20"/>
        </w:rPr>
        <w:fldChar w:fldCharType="separate"/>
      </w:r>
      <w:r>
        <w:t>Fig.</w:t>
      </w:r>
      <w:r w:rsidRPr="007A66CE">
        <w:t xml:space="preserve"> </w:t>
      </w:r>
      <w:r>
        <w:rPr>
          <w:noProof/>
        </w:rPr>
        <w:t>7</w:t>
      </w:r>
      <w:r>
        <w:rPr>
          <w:szCs w:val="20"/>
        </w:rPr>
        <w:fldChar w:fldCharType="end"/>
      </w:r>
      <w:r w:rsidR="008C4DAE" w:rsidRPr="008B2B36">
        <w:rPr>
          <w:szCs w:val="20"/>
        </w:rPr>
        <w:t xml:space="preserve"> is</w:t>
      </w:r>
      <w:r>
        <w:rPr>
          <w:szCs w:val="20"/>
        </w:rPr>
        <w:t xml:space="preserve"> an example of how to drive</w:t>
      </w:r>
      <w:r w:rsidR="007F11E0" w:rsidRPr="008B2B36">
        <w:rPr>
          <w:szCs w:val="20"/>
        </w:rPr>
        <w:t xml:space="preserve"> clocks in this DFT verification environment.</w:t>
      </w:r>
    </w:p>
    <w:p w14:paraId="108C24FB" w14:textId="23427AA3" w:rsidR="00C771F9" w:rsidRPr="008B2B36" w:rsidRDefault="00C771F9" w:rsidP="00205F87">
      <w:pPr>
        <w:rPr>
          <w:szCs w:val="20"/>
        </w:rPr>
      </w:pPr>
      <w:r w:rsidRPr="008B2B36">
        <w:rPr>
          <w:szCs w:val="20"/>
        </w:rPr>
        <w:t>Suppose a</w:t>
      </w:r>
      <w:r w:rsidR="007F11E0" w:rsidRPr="008B2B36">
        <w:rPr>
          <w:szCs w:val="20"/>
        </w:rPr>
        <w:t xml:space="preserve"> DUT has two PLL reference </w:t>
      </w:r>
      <w:r w:rsidR="00DB4413" w:rsidRPr="008B2B36">
        <w:rPr>
          <w:szCs w:val="20"/>
        </w:rPr>
        <w:t>clocks and</w:t>
      </w:r>
      <w:r w:rsidR="00104F09" w:rsidRPr="008B2B36">
        <w:rPr>
          <w:szCs w:val="20"/>
        </w:rPr>
        <w:t xml:space="preserve"> a bypass clock</w:t>
      </w:r>
      <w:r w:rsidR="00DD7E20">
        <w:rPr>
          <w:szCs w:val="20"/>
        </w:rPr>
        <w:t>,</w:t>
      </w:r>
      <w:r w:rsidR="00104F09" w:rsidRPr="008B2B36">
        <w:rPr>
          <w:szCs w:val="20"/>
        </w:rPr>
        <w:t xml:space="preserve"> </w:t>
      </w:r>
      <w:r w:rsidR="00DD7E20">
        <w:rPr>
          <w:szCs w:val="20"/>
        </w:rPr>
        <w:t xml:space="preserve">which </w:t>
      </w:r>
      <w:r w:rsidR="007F11E0" w:rsidRPr="008B2B36">
        <w:rPr>
          <w:szCs w:val="20"/>
        </w:rPr>
        <w:t>need</w:t>
      </w:r>
      <w:r w:rsidR="00DD7E20">
        <w:rPr>
          <w:szCs w:val="20"/>
        </w:rPr>
        <w:t xml:space="preserve"> </w:t>
      </w:r>
      <w:r w:rsidR="007F11E0" w:rsidRPr="008B2B36">
        <w:rPr>
          <w:szCs w:val="20"/>
        </w:rPr>
        <w:t>active during simulation</w:t>
      </w:r>
      <w:r w:rsidR="00DB4413" w:rsidRPr="008B2B36">
        <w:rPr>
          <w:szCs w:val="20"/>
        </w:rPr>
        <w:t xml:space="preserve">, </w:t>
      </w:r>
      <w:r w:rsidR="00DD7E20">
        <w:rPr>
          <w:szCs w:val="20"/>
        </w:rPr>
        <w:t>named as</w:t>
      </w:r>
      <w:r w:rsidR="00DB4413" w:rsidRPr="008B2B36">
        <w:rPr>
          <w:szCs w:val="20"/>
        </w:rPr>
        <w:t xml:space="preserve"> PLL1_REF, </w:t>
      </w:r>
      <w:r w:rsidRPr="008B2B36">
        <w:rPr>
          <w:szCs w:val="20"/>
        </w:rPr>
        <w:t>PLL2_R</w:t>
      </w:r>
      <w:r w:rsidR="00DB4413" w:rsidRPr="008B2B36">
        <w:rPr>
          <w:szCs w:val="20"/>
        </w:rPr>
        <w:t>EF</w:t>
      </w:r>
      <w:r w:rsidR="00DF41A2">
        <w:rPr>
          <w:szCs w:val="20"/>
        </w:rPr>
        <w:t>,</w:t>
      </w:r>
      <w:r w:rsidR="00DB4413" w:rsidRPr="008B2B36">
        <w:rPr>
          <w:szCs w:val="20"/>
        </w:rPr>
        <w:t xml:space="preserve"> </w:t>
      </w:r>
      <w:r w:rsidR="00FC6473" w:rsidRPr="008B2B36">
        <w:rPr>
          <w:szCs w:val="20"/>
        </w:rPr>
        <w:t xml:space="preserve">and BYPASS_CLK </w:t>
      </w:r>
      <w:r w:rsidR="00C279DF" w:rsidRPr="008B2B36">
        <w:rPr>
          <w:szCs w:val="20"/>
        </w:rPr>
        <w:t xml:space="preserve">as </w:t>
      </w:r>
      <w:r w:rsidR="00FC6473" w:rsidRPr="008B2B36">
        <w:rPr>
          <w:szCs w:val="20"/>
        </w:rPr>
        <w:t>show</w:t>
      </w:r>
      <w:r w:rsidR="00DD7E20">
        <w:rPr>
          <w:szCs w:val="20"/>
        </w:rPr>
        <w:t>n</w:t>
      </w:r>
      <w:r w:rsidR="00FC6473" w:rsidRPr="008B2B36">
        <w:rPr>
          <w:szCs w:val="20"/>
        </w:rPr>
        <w:t xml:space="preserve"> </w:t>
      </w:r>
      <w:r w:rsidR="00DD7E20">
        <w:rPr>
          <w:szCs w:val="20"/>
        </w:rPr>
        <w:t xml:space="preserve">in </w:t>
      </w:r>
      <w:r w:rsidR="00DD7E20">
        <w:rPr>
          <w:szCs w:val="20"/>
        </w:rPr>
        <w:fldChar w:fldCharType="begin"/>
      </w:r>
      <w:r w:rsidR="00DD7E20">
        <w:rPr>
          <w:szCs w:val="20"/>
        </w:rPr>
        <w:instrText xml:space="preserve"> REF _Ref439512762 \h </w:instrText>
      </w:r>
      <w:r w:rsidR="00DD7E20">
        <w:rPr>
          <w:szCs w:val="20"/>
        </w:rPr>
      </w:r>
      <w:r w:rsidR="00DD7E20">
        <w:rPr>
          <w:szCs w:val="20"/>
        </w:rPr>
        <w:fldChar w:fldCharType="separate"/>
      </w:r>
      <w:r w:rsidR="00DD7E20" w:rsidRPr="007A66CE">
        <w:t>Fig</w:t>
      </w:r>
      <w:r w:rsidR="00DD7E20">
        <w:t>.</w:t>
      </w:r>
      <w:r w:rsidR="00DD7E20" w:rsidRPr="007A66CE">
        <w:t xml:space="preserve"> </w:t>
      </w:r>
      <w:r w:rsidR="00DD7E20">
        <w:rPr>
          <w:noProof/>
        </w:rPr>
        <w:t>7</w:t>
      </w:r>
      <w:r w:rsidR="00DD7E20">
        <w:rPr>
          <w:szCs w:val="20"/>
        </w:rPr>
        <w:fldChar w:fldCharType="end"/>
      </w:r>
      <w:r w:rsidR="00C279DF" w:rsidRPr="001D6AAF">
        <w:rPr>
          <w:szCs w:val="20"/>
        </w:rPr>
        <w:t>.</w:t>
      </w:r>
    </w:p>
    <w:p w14:paraId="6B735D8A" w14:textId="46F4DBF3" w:rsidR="00C771F9" w:rsidRPr="008B2B36" w:rsidRDefault="00C771F9" w:rsidP="00205F87">
      <w:pPr>
        <w:rPr>
          <w:szCs w:val="20"/>
        </w:rPr>
      </w:pPr>
      <w:proofErr w:type="spellStart"/>
      <w:r w:rsidRPr="008E4405">
        <w:rPr>
          <w:rFonts w:eastAsia="Baskerville"/>
          <w:b/>
          <w:i/>
          <w:szCs w:val="26"/>
        </w:rPr>
        <w:t>clock_gen</w:t>
      </w:r>
      <w:proofErr w:type="spellEnd"/>
      <w:r w:rsidRPr="008B2B36">
        <w:rPr>
          <w:szCs w:val="20"/>
        </w:rPr>
        <w:t xml:space="preserve"> </w:t>
      </w:r>
      <w:r w:rsidR="001D6AAF">
        <w:rPr>
          <w:szCs w:val="20"/>
        </w:rPr>
        <w:t xml:space="preserve">module </w:t>
      </w:r>
      <w:r w:rsidR="00DD7E20">
        <w:rPr>
          <w:szCs w:val="20"/>
        </w:rPr>
        <w:t xml:space="preserve">in </w:t>
      </w:r>
      <w:proofErr w:type="spellStart"/>
      <w:r w:rsidR="00DD7E20">
        <w:rPr>
          <w:szCs w:val="20"/>
        </w:rPr>
        <w:t>top</w:t>
      </w:r>
      <w:r w:rsidRPr="008B2B36">
        <w:rPr>
          <w:szCs w:val="20"/>
        </w:rPr>
        <w:t>level</w:t>
      </w:r>
      <w:proofErr w:type="spellEnd"/>
      <w:r w:rsidRPr="008B2B36">
        <w:rPr>
          <w:szCs w:val="20"/>
        </w:rPr>
        <w:t xml:space="preserve"> takes charge of these </w:t>
      </w:r>
      <w:r w:rsidR="00FC6473" w:rsidRPr="008B2B36">
        <w:rPr>
          <w:szCs w:val="20"/>
        </w:rPr>
        <w:t>three</w:t>
      </w:r>
      <w:r w:rsidRPr="008B2B36">
        <w:rPr>
          <w:szCs w:val="20"/>
        </w:rPr>
        <w:t xml:space="preserve"> clocks</w:t>
      </w:r>
      <w:r w:rsidR="00012DCD" w:rsidRPr="008B2B36">
        <w:rPr>
          <w:szCs w:val="20"/>
        </w:rPr>
        <w:t>’</w:t>
      </w:r>
      <w:r w:rsidRPr="008B2B36">
        <w:rPr>
          <w:szCs w:val="20"/>
        </w:rPr>
        <w:t xml:space="preserve"> toggle. TCK of JTAG interface is generated by </w:t>
      </w:r>
      <w:proofErr w:type="spellStart"/>
      <w:r w:rsidRPr="008E4405">
        <w:rPr>
          <w:rFonts w:eastAsia="Baskerville"/>
          <w:b/>
          <w:i/>
          <w:szCs w:val="26"/>
        </w:rPr>
        <w:t>clock_driver</w:t>
      </w:r>
      <w:proofErr w:type="spellEnd"/>
      <w:r w:rsidRPr="008B2B36">
        <w:rPr>
          <w:szCs w:val="20"/>
        </w:rPr>
        <w:t xml:space="preserve">. </w:t>
      </w:r>
    </w:p>
    <w:p w14:paraId="43D8655A" w14:textId="4F7AF3A8" w:rsidR="007F11E0" w:rsidRPr="008B2B36" w:rsidRDefault="00C771F9" w:rsidP="00205F87">
      <w:pPr>
        <w:rPr>
          <w:szCs w:val="20"/>
        </w:rPr>
      </w:pPr>
      <w:r w:rsidRPr="008B2B36">
        <w:rPr>
          <w:szCs w:val="20"/>
        </w:rPr>
        <w:t xml:space="preserve">If </w:t>
      </w:r>
      <w:proofErr w:type="spellStart"/>
      <w:r w:rsidRPr="008E4405">
        <w:rPr>
          <w:rFonts w:eastAsia="Baskerville"/>
          <w:b/>
          <w:i/>
          <w:szCs w:val="26"/>
        </w:rPr>
        <w:t>gen_stil_file</w:t>
      </w:r>
      <w:proofErr w:type="spellEnd"/>
      <w:r w:rsidRPr="008B2B36">
        <w:rPr>
          <w:szCs w:val="20"/>
        </w:rPr>
        <w:t xml:space="preserve"> knob is on, </w:t>
      </w:r>
      <w:proofErr w:type="spellStart"/>
      <w:r w:rsidRPr="008E4405">
        <w:rPr>
          <w:rFonts w:eastAsia="Baskerville"/>
          <w:b/>
          <w:i/>
          <w:szCs w:val="26"/>
        </w:rPr>
        <w:t>clock_driver</w:t>
      </w:r>
      <w:proofErr w:type="spellEnd"/>
      <w:r w:rsidRPr="008B2B36">
        <w:rPr>
          <w:szCs w:val="20"/>
        </w:rPr>
        <w:t xml:space="preserve"> need</w:t>
      </w:r>
      <w:r w:rsidR="007B57F9">
        <w:rPr>
          <w:szCs w:val="20"/>
        </w:rPr>
        <w:t>s to</w:t>
      </w:r>
      <w:r w:rsidR="00F87894">
        <w:rPr>
          <w:szCs w:val="20"/>
        </w:rPr>
        <w:t xml:space="preserve"> pass TCK drive</w:t>
      </w:r>
      <w:r w:rsidRPr="008B2B36">
        <w:rPr>
          <w:szCs w:val="20"/>
        </w:rPr>
        <w:t xml:space="preserve"> information to</w:t>
      </w:r>
      <w:r w:rsidR="007B57F9">
        <w:rPr>
          <w:szCs w:val="20"/>
        </w:rPr>
        <w:t xml:space="preserve"> the</w:t>
      </w:r>
      <w:r w:rsidRPr="008B2B36">
        <w:rPr>
          <w:szCs w:val="20"/>
        </w:rPr>
        <w:t xml:space="preserve"> </w:t>
      </w:r>
      <w:proofErr w:type="spellStart"/>
      <w:r w:rsidRPr="008E4405">
        <w:rPr>
          <w:rFonts w:eastAsia="Baskerville"/>
          <w:b/>
          <w:i/>
          <w:szCs w:val="26"/>
        </w:rPr>
        <w:t>call_stil_gen</w:t>
      </w:r>
      <w:proofErr w:type="spellEnd"/>
      <w:r w:rsidRPr="008B2B36">
        <w:rPr>
          <w:szCs w:val="20"/>
        </w:rPr>
        <w:t xml:space="preserve"> </w:t>
      </w:r>
      <w:r w:rsidR="001D6AAF">
        <w:rPr>
          <w:szCs w:val="20"/>
        </w:rPr>
        <w:t>() method</w:t>
      </w:r>
      <w:r w:rsidR="00FC6473" w:rsidRPr="008B2B36">
        <w:rPr>
          <w:szCs w:val="20"/>
        </w:rPr>
        <w:t xml:space="preserve"> </w:t>
      </w:r>
      <w:r w:rsidR="00090B9C" w:rsidRPr="008B2B36">
        <w:rPr>
          <w:szCs w:val="20"/>
        </w:rPr>
        <w:t>at the same time it drives</w:t>
      </w:r>
      <w:r w:rsidRPr="008B2B36">
        <w:rPr>
          <w:szCs w:val="20"/>
        </w:rPr>
        <w:t xml:space="preserve"> TCK, and </w:t>
      </w:r>
      <w:proofErr w:type="spellStart"/>
      <w:r w:rsidRPr="008E4405">
        <w:rPr>
          <w:rFonts w:eastAsia="Baskerville"/>
          <w:b/>
          <w:i/>
          <w:szCs w:val="26"/>
        </w:rPr>
        <w:t>call_stil_gen</w:t>
      </w:r>
      <w:proofErr w:type="spellEnd"/>
      <w:r w:rsidR="00F87894">
        <w:rPr>
          <w:rFonts w:eastAsia="Baskerville"/>
          <w:b/>
          <w:i/>
          <w:szCs w:val="26"/>
        </w:rPr>
        <w:t xml:space="preserve"> </w:t>
      </w:r>
      <w:r w:rsidR="00F87894" w:rsidRPr="00F87894">
        <w:rPr>
          <w:rFonts w:eastAsia="Baskerville"/>
          <w:szCs w:val="26"/>
        </w:rPr>
        <w:t>() method</w:t>
      </w:r>
      <w:r w:rsidR="00F87894">
        <w:rPr>
          <w:szCs w:val="20"/>
        </w:rPr>
        <w:t xml:space="preserve"> </w:t>
      </w:r>
      <w:r w:rsidRPr="008B2B36">
        <w:rPr>
          <w:szCs w:val="20"/>
        </w:rPr>
        <w:t>use</w:t>
      </w:r>
      <w:r w:rsidR="00F87894">
        <w:rPr>
          <w:szCs w:val="20"/>
        </w:rPr>
        <w:t>s</w:t>
      </w:r>
      <w:r w:rsidR="007B57F9">
        <w:rPr>
          <w:szCs w:val="20"/>
        </w:rPr>
        <w:t xml:space="preserve"> the</w:t>
      </w:r>
      <w:r w:rsidR="00F87894">
        <w:rPr>
          <w:szCs w:val="20"/>
        </w:rPr>
        <w:t xml:space="preserve"> TCK drive</w:t>
      </w:r>
      <w:r w:rsidRPr="008B2B36">
        <w:rPr>
          <w:szCs w:val="20"/>
        </w:rPr>
        <w:t xml:space="preserve"> informati</w:t>
      </w:r>
      <w:r w:rsidR="00F87894">
        <w:rPr>
          <w:szCs w:val="20"/>
        </w:rPr>
        <w:t xml:space="preserve">on as all active clocks’ drive </w:t>
      </w:r>
      <w:r w:rsidRPr="008B2B36">
        <w:rPr>
          <w:szCs w:val="20"/>
        </w:rPr>
        <w:t xml:space="preserve">information and pass STIL information to </w:t>
      </w:r>
      <w:proofErr w:type="spellStart"/>
      <w:r w:rsidR="00AF3BE1">
        <w:rPr>
          <w:b/>
          <w:i/>
          <w:szCs w:val="20"/>
        </w:rPr>
        <w:t>STIL_generator</w:t>
      </w:r>
      <w:proofErr w:type="spellEnd"/>
      <w:r w:rsidRPr="008B2B36">
        <w:rPr>
          <w:szCs w:val="20"/>
        </w:rPr>
        <w:t>.</w:t>
      </w:r>
    </w:p>
    <w:p w14:paraId="400E5782" w14:textId="70CFADE3" w:rsidR="007F11E0" w:rsidRPr="008B2B36" w:rsidRDefault="00FC6473" w:rsidP="00205F87">
      <w:pPr>
        <w:rPr>
          <w:szCs w:val="20"/>
          <w:lang w:eastAsia="zh-CN"/>
        </w:rPr>
      </w:pPr>
      <w:r w:rsidRPr="008B2B36">
        <w:rPr>
          <w:szCs w:val="20"/>
        </w:rPr>
        <w:t>For</w:t>
      </w:r>
      <w:r w:rsidR="00CD6CB6">
        <w:rPr>
          <w:szCs w:val="20"/>
        </w:rPr>
        <w:t xml:space="preserve"> an</w:t>
      </w:r>
      <w:r w:rsidRPr="008B2B36">
        <w:rPr>
          <w:szCs w:val="20"/>
        </w:rPr>
        <w:t xml:space="preserve"> ATE test, PLL1_REF,</w:t>
      </w:r>
      <w:r w:rsidR="00C653EB" w:rsidRPr="008B2B36">
        <w:rPr>
          <w:szCs w:val="20"/>
        </w:rPr>
        <w:t xml:space="preserve"> PLL2_REF</w:t>
      </w:r>
      <w:r w:rsidR="00CD6CB6">
        <w:rPr>
          <w:szCs w:val="20"/>
        </w:rPr>
        <w:t>,</w:t>
      </w:r>
      <w:r w:rsidR="00C653EB" w:rsidRPr="008B2B36">
        <w:rPr>
          <w:szCs w:val="20"/>
        </w:rPr>
        <w:t xml:space="preserve"> </w:t>
      </w:r>
      <w:r w:rsidRPr="008B2B36">
        <w:rPr>
          <w:szCs w:val="20"/>
        </w:rPr>
        <w:t xml:space="preserve">and BYPASS_CLK </w:t>
      </w:r>
      <w:r w:rsidR="00C653EB" w:rsidRPr="008B2B36">
        <w:rPr>
          <w:szCs w:val="20"/>
        </w:rPr>
        <w:t>toggle information in</w:t>
      </w:r>
      <w:r w:rsidR="00CD6CB6">
        <w:rPr>
          <w:szCs w:val="20"/>
        </w:rPr>
        <w:t xml:space="preserve"> the</w:t>
      </w:r>
      <w:r w:rsidR="00C653EB" w:rsidRPr="008B2B36">
        <w:rPr>
          <w:szCs w:val="20"/>
        </w:rPr>
        <w:t xml:space="preserve"> STIL pattern can be regarded as a </w:t>
      </w:r>
      <w:r w:rsidR="00C279DF" w:rsidRPr="008B2B36">
        <w:rPr>
          <w:szCs w:val="20"/>
        </w:rPr>
        <w:t>placeholder</w:t>
      </w:r>
      <w:r w:rsidR="00F87894">
        <w:rPr>
          <w:szCs w:val="20"/>
        </w:rPr>
        <w:t xml:space="preserve"> to make</w:t>
      </w:r>
      <w:r w:rsidR="00C653EB" w:rsidRPr="008B2B36">
        <w:rPr>
          <w:szCs w:val="20"/>
        </w:rPr>
        <w:t xml:space="preserve"> post s</w:t>
      </w:r>
      <w:r w:rsidRPr="008B2B36">
        <w:rPr>
          <w:szCs w:val="20"/>
        </w:rPr>
        <w:t xml:space="preserve">ilicon engineers aware </w:t>
      </w:r>
      <w:r w:rsidR="00CD6CB6">
        <w:rPr>
          <w:szCs w:val="20"/>
        </w:rPr>
        <w:t xml:space="preserve">that </w:t>
      </w:r>
      <w:r w:rsidRPr="008B2B36">
        <w:rPr>
          <w:szCs w:val="20"/>
        </w:rPr>
        <w:t>these three</w:t>
      </w:r>
      <w:r w:rsidR="00C653EB" w:rsidRPr="008B2B36">
        <w:rPr>
          <w:szCs w:val="20"/>
        </w:rPr>
        <w:t xml:space="preserve"> clocks are reference </w:t>
      </w:r>
      <w:r w:rsidR="00C279DF" w:rsidRPr="008B2B36">
        <w:rPr>
          <w:szCs w:val="20"/>
        </w:rPr>
        <w:t>clocks</w:t>
      </w:r>
      <w:r w:rsidR="00C653EB" w:rsidRPr="008B2B36">
        <w:rPr>
          <w:szCs w:val="20"/>
        </w:rPr>
        <w:t xml:space="preserve">, </w:t>
      </w:r>
      <w:r w:rsidR="00C279DF" w:rsidRPr="008B2B36">
        <w:rPr>
          <w:szCs w:val="20"/>
        </w:rPr>
        <w:t xml:space="preserve">so that </w:t>
      </w:r>
      <w:r w:rsidR="00C653EB" w:rsidRPr="008B2B36">
        <w:rPr>
          <w:szCs w:val="20"/>
        </w:rPr>
        <w:t>they</w:t>
      </w:r>
      <w:r w:rsidR="00090B9C" w:rsidRPr="008B2B36">
        <w:rPr>
          <w:szCs w:val="20"/>
        </w:rPr>
        <w:t xml:space="preserve"> </w:t>
      </w:r>
      <w:r w:rsidR="00C653EB" w:rsidRPr="008B2B36">
        <w:rPr>
          <w:szCs w:val="20"/>
        </w:rPr>
        <w:t>will not use the toggle information described in STIL pattern</w:t>
      </w:r>
      <w:r w:rsidR="00CE1758">
        <w:rPr>
          <w:szCs w:val="20"/>
        </w:rPr>
        <w:t>s</w:t>
      </w:r>
      <w:r w:rsidR="00C653EB" w:rsidRPr="008B2B36">
        <w:rPr>
          <w:szCs w:val="20"/>
        </w:rPr>
        <w:t xml:space="preserve"> to driver reference clocks, but </w:t>
      </w:r>
      <w:r w:rsidR="005F4DD7" w:rsidRPr="008B2B36">
        <w:rPr>
          <w:szCs w:val="20"/>
        </w:rPr>
        <w:t xml:space="preserve">use </w:t>
      </w:r>
      <w:r w:rsidR="00C653EB" w:rsidRPr="008B2B36">
        <w:rPr>
          <w:szCs w:val="20"/>
        </w:rPr>
        <w:t xml:space="preserve">clocks </w:t>
      </w:r>
      <w:r w:rsidR="005F4DD7" w:rsidRPr="008B2B36">
        <w:rPr>
          <w:szCs w:val="20"/>
        </w:rPr>
        <w:t xml:space="preserve">supplied by </w:t>
      </w:r>
      <w:r w:rsidR="00C653EB" w:rsidRPr="008B2B36">
        <w:rPr>
          <w:szCs w:val="20"/>
        </w:rPr>
        <w:t xml:space="preserve">ATE </w:t>
      </w:r>
      <w:r w:rsidRPr="008B2B36">
        <w:rPr>
          <w:szCs w:val="20"/>
        </w:rPr>
        <w:t>with desired frequency</w:t>
      </w:r>
      <w:r w:rsidR="00207056">
        <w:rPr>
          <w:szCs w:val="20"/>
        </w:rPr>
        <w:t>.</w:t>
      </w:r>
    </w:p>
    <w:p w14:paraId="013FF983" w14:textId="77777777" w:rsidR="003E47AB" w:rsidRPr="008B2B36" w:rsidRDefault="003E47AB" w:rsidP="00205F87">
      <w:pPr>
        <w:pStyle w:val="Heading2"/>
      </w:pPr>
      <w:bookmarkStart w:id="39" w:name="_Ref438466881"/>
      <w:proofErr w:type="spellStart"/>
      <w:r w:rsidRPr="008E4405">
        <w:rPr>
          <w:b/>
        </w:rPr>
        <w:t>pad_agent</w:t>
      </w:r>
      <w:proofErr w:type="spellEnd"/>
      <w:r w:rsidRPr="008B2B36">
        <w:t xml:space="preserve"> Implementation</w:t>
      </w:r>
      <w:bookmarkEnd w:id="39"/>
    </w:p>
    <w:p w14:paraId="58615081" w14:textId="090A3074" w:rsidR="000017C3" w:rsidRDefault="000017C3" w:rsidP="00205F87">
      <w:pPr>
        <w:rPr>
          <w:rFonts w:eastAsia="Baskerville"/>
          <w:szCs w:val="26"/>
        </w:rPr>
      </w:pPr>
      <w:r>
        <w:rPr>
          <w:szCs w:val="20"/>
        </w:rPr>
        <w:t xml:space="preserve">Fig. 8 shows </w:t>
      </w:r>
      <w:proofErr w:type="spellStart"/>
      <w:r w:rsidR="00EA6CC5">
        <w:rPr>
          <w:szCs w:val="20"/>
        </w:rPr>
        <w:t>componets</w:t>
      </w:r>
      <w:proofErr w:type="spellEnd"/>
      <w:r w:rsidR="00EA6CC5">
        <w:rPr>
          <w:szCs w:val="20"/>
        </w:rPr>
        <w:t xml:space="preserve"> in </w:t>
      </w:r>
      <w:proofErr w:type="spellStart"/>
      <w:r w:rsidR="00EA6CC5" w:rsidRPr="00EA6CC5">
        <w:rPr>
          <w:b/>
          <w:i/>
          <w:szCs w:val="20"/>
        </w:rPr>
        <w:t>pad_agent</w:t>
      </w:r>
      <w:proofErr w:type="spellEnd"/>
      <w:r w:rsidR="00EA6CC5">
        <w:rPr>
          <w:szCs w:val="20"/>
        </w:rPr>
        <w:t xml:space="preserve"> and the execution flow in </w:t>
      </w:r>
      <w:proofErr w:type="spellStart"/>
      <w:r w:rsidR="00EA6CC5" w:rsidRPr="00EA6CC5">
        <w:rPr>
          <w:b/>
          <w:i/>
          <w:szCs w:val="20"/>
        </w:rPr>
        <w:t>pad_driver</w:t>
      </w:r>
      <w:proofErr w:type="spellEnd"/>
      <w:r w:rsidR="00EA6CC5">
        <w:rPr>
          <w:szCs w:val="20"/>
        </w:rPr>
        <w:t xml:space="preserve"> which </w:t>
      </w:r>
      <w:proofErr w:type="spellStart"/>
      <w:r w:rsidR="007064CA">
        <w:rPr>
          <w:szCs w:val="20"/>
          <w:lang w:val="en-US" w:eastAsia="zh-CN"/>
        </w:rPr>
        <w:t>featches</w:t>
      </w:r>
      <w:proofErr w:type="spellEnd"/>
      <w:r w:rsidR="007064CA">
        <w:rPr>
          <w:szCs w:val="20"/>
          <w:lang w:val="en-US" w:eastAsia="zh-CN"/>
        </w:rPr>
        <w:t xml:space="preserve"> </w:t>
      </w:r>
      <w:r w:rsidR="007064CA" w:rsidRPr="008E4405">
        <w:rPr>
          <w:rFonts w:eastAsia="Baskerville"/>
          <w:b/>
          <w:i/>
          <w:szCs w:val="26"/>
        </w:rPr>
        <w:t>pad_rw_transaction</w:t>
      </w:r>
      <w:r w:rsidR="007064CA">
        <w:rPr>
          <w:rFonts w:eastAsia="Baskerville"/>
          <w:b/>
          <w:i/>
          <w:szCs w:val="26"/>
        </w:rPr>
        <w:t xml:space="preserve"> </w:t>
      </w:r>
      <w:r w:rsidR="007064CA" w:rsidRPr="007064CA">
        <w:rPr>
          <w:rFonts w:eastAsia="Baskerville"/>
          <w:szCs w:val="26"/>
        </w:rPr>
        <w:t>from</w:t>
      </w:r>
      <w:r w:rsidR="007064CA">
        <w:rPr>
          <w:rFonts w:eastAsia="Baskerville"/>
          <w:b/>
          <w:i/>
          <w:szCs w:val="26"/>
        </w:rPr>
        <w:t xml:space="preserve"> </w:t>
      </w:r>
      <w:proofErr w:type="spellStart"/>
      <w:r w:rsidR="007064CA">
        <w:rPr>
          <w:rFonts w:eastAsia="Baskerville"/>
          <w:b/>
          <w:i/>
          <w:szCs w:val="26"/>
        </w:rPr>
        <w:t>pad_sequencer</w:t>
      </w:r>
      <w:proofErr w:type="spellEnd"/>
      <w:r w:rsidR="007064CA" w:rsidRPr="007064CA">
        <w:rPr>
          <w:rFonts w:eastAsia="Baskerville"/>
          <w:szCs w:val="26"/>
        </w:rPr>
        <w:t>.</w:t>
      </w:r>
    </w:p>
    <w:p w14:paraId="3D9BB572" w14:textId="7B4E0F9A" w:rsidR="0085114A" w:rsidRDefault="007064CA" w:rsidP="007064CA">
      <w:pPr>
        <w:rPr>
          <w:szCs w:val="20"/>
        </w:rPr>
      </w:pPr>
      <w:r w:rsidRPr="008B2B36">
        <w:rPr>
          <w:szCs w:val="20"/>
        </w:rPr>
        <w:t>The pad ty</w:t>
      </w:r>
      <w:r>
        <w:rPr>
          <w:szCs w:val="20"/>
        </w:rPr>
        <w:t>pe 4)</w:t>
      </w:r>
      <w:r w:rsidRPr="008B2B36">
        <w:rPr>
          <w:szCs w:val="20"/>
        </w:rPr>
        <w:t xml:space="preserve"> defined in </w:t>
      </w:r>
      <w:r>
        <w:rPr>
          <w:szCs w:val="20"/>
        </w:rPr>
        <w:t xml:space="preserve">Section </w:t>
      </w:r>
      <w:r>
        <w:rPr>
          <w:szCs w:val="20"/>
          <w:highlight w:val="red"/>
        </w:rPr>
        <w:fldChar w:fldCharType="begin"/>
      </w:r>
      <w:r>
        <w:rPr>
          <w:szCs w:val="20"/>
        </w:rPr>
        <w:instrText xml:space="preserve"> REF _Ref438364150 \r \h </w:instrText>
      </w:r>
      <w:r>
        <w:rPr>
          <w:szCs w:val="20"/>
          <w:highlight w:val="red"/>
        </w:rPr>
      </w:r>
      <w:r>
        <w:rPr>
          <w:szCs w:val="20"/>
          <w:highlight w:val="red"/>
        </w:rPr>
        <w:fldChar w:fldCharType="separate"/>
      </w:r>
      <w:r>
        <w:rPr>
          <w:szCs w:val="20"/>
        </w:rPr>
        <w:t>B</w:t>
      </w:r>
      <w:r>
        <w:rPr>
          <w:szCs w:val="20"/>
          <w:highlight w:val="red"/>
        </w:rPr>
        <w:fldChar w:fldCharType="end"/>
      </w:r>
      <w:r w:rsidRPr="008B2B36">
        <w:rPr>
          <w:szCs w:val="20"/>
        </w:rPr>
        <w:t xml:space="preserve">, can be </w:t>
      </w:r>
      <w:proofErr w:type="spellStart"/>
      <w:r w:rsidRPr="008B2B36">
        <w:rPr>
          <w:szCs w:val="20"/>
        </w:rPr>
        <w:t>subgrouped</w:t>
      </w:r>
      <w:proofErr w:type="spellEnd"/>
      <w:r w:rsidRPr="008B2B36">
        <w:rPr>
          <w:szCs w:val="20"/>
        </w:rPr>
        <w:t xml:space="preserve"> according to their function or interface protocol. </w:t>
      </w:r>
      <w:r>
        <w:rPr>
          <w:rFonts w:hint="eastAsia"/>
          <w:szCs w:val="20"/>
          <w:lang w:eastAsia="zh-CN"/>
        </w:rPr>
        <w:t xml:space="preserve"> </w:t>
      </w:r>
      <w:r w:rsidRPr="008B2B36">
        <w:rPr>
          <w:szCs w:val="20"/>
        </w:rPr>
        <w:t>Take memory pads, GPIO pads</w:t>
      </w:r>
      <w:r>
        <w:rPr>
          <w:szCs w:val="20"/>
        </w:rPr>
        <w:t>,</w:t>
      </w:r>
      <w:r w:rsidRPr="008B2B36">
        <w:rPr>
          <w:szCs w:val="20"/>
        </w:rPr>
        <w:t xml:space="preserve"> and scan control pads as examples, each of them could be put in a separate subgroup. </w:t>
      </w:r>
    </w:p>
    <w:p w14:paraId="30BC8FCA" w14:textId="0566749E" w:rsidR="000F5658" w:rsidRDefault="00B030AD" w:rsidP="007064CA">
      <w:pPr>
        <w:rPr>
          <w:szCs w:val="20"/>
        </w:rPr>
      </w:pPr>
      <w:r>
        <w:rPr>
          <w:szCs w:val="20"/>
        </w:rPr>
        <w:fldChar w:fldCharType="begin"/>
      </w:r>
      <w:r>
        <w:rPr>
          <w:szCs w:val="20"/>
        </w:rPr>
        <w:instrText xml:space="preserve"> REF _Ref439593564 \h </w:instrText>
      </w:r>
      <w:r>
        <w:rPr>
          <w:szCs w:val="20"/>
        </w:rPr>
      </w:r>
      <w:r>
        <w:rPr>
          <w:szCs w:val="20"/>
        </w:rPr>
        <w:fldChar w:fldCharType="separate"/>
      </w:r>
      <w:r>
        <w:t xml:space="preserve">Fig. </w:t>
      </w:r>
      <w:r>
        <w:rPr>
          <w:noProof/>
        </w:rPr>
        <w:t>9</w:t>
      </w:r>
      <w:r>
        <w:rPr>
          <w:szCs w:val="20"/>
        </w:rPr>
        <w:fldChar w:fldCharType="end"/>
      </w:r>
      <w:r>
        <w:rPr>
          <w:szCs w:val="20"/>
        </w:rPr>
        <w:t xml:space="preserve"> </w:t>
      </w:r>
      <w:r w:rsidR="000F5658">
        <w:rPr>
          <w:szCs w:val="20"/>
        </w:rPr>
        <w:t xml:space="preserve">is an example of </w:t>
      </w:r>
      <w:r>
        <w:rPr>
          <w:szCs w:val="20"/>
        </w:rPr>
        <w:t xml:space="preserve">defining </w:t>
      </w:r>
      <w:proofErr w:type="spellStart"/>
      <w:r>
        <w:rPr>
          <w:szCs w:val="20"/>
        </w:rPr>
        <w:t>pad_if</w:t>
      </w:r>
      <w:proofErr w:type="spellEnd"/>
      <w:r>
        <w:rPr>
          <w:szCs w:val="20"/>
        </w:rPr>
        <w:t xml:space="preserve"> using subgroups.</w:t>
      </w:r>
    </w:p>
    <w:p w14:paraId="4BB18BED" w14:textId="17E34966" w:rsidR="00B030AD" w:rsidRDefault="00B030AD" w:rsidP="00B030AD">
      <w:pPr>
        <w:rPr>
          <w:szCs w:val="20"/>
        </w:rPr>
      </w:pPr>
      <w:r>
        <w:rPr>
          <w:szCs w:val="20"/>
        </w:rPr>
        <w:t xml:space="preserve">In </w:t>
      </w:r>
      <w:r>
        <w:rPr>
          <w:szCs w:val="20"/>
        </w:rPr>
        <w:fldChar w:fldCharType="begin"/>
      </w:r>
      <w:r>
        <w:rPr>
          <w:szCs w:val="20"/>
        </w:rPr>
        <w:instrText xml:space="preserve"> REF _Ref439593662 \h </w:instrText>
      </w:r>
      <w:r>
        <w:rPr>
          <w:szCs w:val="20"/>
        </w:rPr>
      </w:r>
      <w:r>
        <w:rPr>
          <w:szCs w:val="20"/>
        </w:rPr>
        <w:fldChar w:fldCharType="separate"/>
      </w:r>
      <w:r>
        <w:t>Fig.</w:t>
      </w:r>
      <w:r w:rsidRPr="007A66CE">
        <w:t xml:space="preserve"> </w:t>
      </w:r>
      <w:r>
        <w:rPr>
          <w:noProof/>
        </w:rPr>
        <w:t>8</w:t>
      </w:r>
      <w:r>
        <w:rPr>
          <w:szCs w:val="20"/>
        </w:rPr>
        <w:fldChar w:fldCharType="end"/>
      </w:r>
      <w:r w:rsidRPr="001D6AAF">
        <w:rPr>
          <w:szCs w:val="20"/>
        </w:rPr>
        <w:t>,</w:t>
      </w:r>
      <w:r w:rsidRPr="008B2B36">
        <w:rPr>
          <w:szCs w:val="20"/>
        </w:rPr>
        <w:t xml:space="preserve"> </w:t>
      </w:r>
      <w:proofErr w:type="spellStart"/>
      <w:r w:rsidRPr="008E4405">
        <w:rPr>
          <w:rFonts w:eastAsia="Baskerville"/>
          <w:b/>
          <w:i/>
          <w:szCs w:val="26"/>
        </w:rPr>
        <w:t>pad_init</w:t>
      </w:r>
      <w:proofErr w:type="spellEnd"/>
      <w:r w:rsidRPr="008B2B36">
        <w:rPr>
          <w:szCs w:val="20"/>
        </w:rPr>
        <w:t xml:space="preserve"> </w:t>
      </w:r>
      <w:r>
        <w:rPr>
          <w:szCs w:val="20"/>
        </w:rPr>
        <w:t xml:space="preserve">() method </w:t>
      </w:r>
      <w:r w:rsidRPr="008B2B36">
        <w:rPr>
          <w:szCs w:val="20"/>
        </w:rPr>
        <w:t>initialize</w:t>
      </w:r>
      <w:r>
        <w:rPr>
          <w:szCs w:val="20"/>
        </w:rPr>
        <w:t>s</w:t>
      </w:r>
      <w:r w:rsidRPr="008B2B36">
        <w:rPr>
          <w:szCs w:val="20"/>
        </w:rPr>
        <w:t xml:space="preserve"> all </w:t>
      </w:r>
      <w:r>
        <w:rPr>
          <w:szCs w:val="20"/>
        </w:rPr>
        <w:t>sub</w:t>
      </w:r>
      <w:r w:rsidRPr="008B2B36">
        <w:rPr>
          <w:szCs w:val="20"/>
        </w:rPr>
        <w:t xml:space="preserve">groups pads in turn at the beginning of </w:t>
      </w:r>
      <w:proofErr w:type="spellStart"/>
      <w:r w:rsidRPr="008E4405">
        <w:rPr>
          <w:rFonts w:eastAsia="Baskerville"/>
          <w:b/>
          <w:i/>
          <w:szCs w:val="26"/>
        </w:rPr>
        <w:t>run_phase</w:t>
      </w:r>
      <w:proofErr w:type="spellEnd"/>
      <w:r w:rsidRPr="008B2B36">
        <w:rPr>
          <w:szCs w:val="20"/>
        </w:rPr>
        <w:t xml:space="preserve"> task, and </w:t>
      </w:r>
      <w:proofErr w:type="spellStart"/>
      <w:r w:rsidRPr="008E4405">
        <w:rPr>
          <w:rFonts w:eastAsia="Baskerville"/>
          <w:b/>
          <w:i/>
          <w:szCs w:val="26"/>
        </w:rPr>
        <w:t>call_stil_gen</w:t>
      </w:r>
      <w:proofErr w:type="spellEnd"/>
      <w:r w:rsidRPr="008B2B36">
        <w:rPr>
          <w:szCs w:val="20"/>
        </w:rPr>
        <w:t xml:space="preserve"> </w:t>
      </w:r>
      <w:r>
        <w:rPr>
          <w:szCs w:val="20"/>
        </w:rPr>
        <w:t xml:space="preserve">() method </w:t>
      </w:r>
      <w:r w:rsidRPr="008B2B36">
        <w:rPr>
          <w:szCs w:val="20"/>
        </w:rPr>
        <w:t>convert</w:t>
      </w:r>
      <w:r>
        <w:rPr>
          <w:szCs w:val="20"/>
        </w:rPr>
        <w:t>s</w:t>
      </w:r>
      <w:r w:rsidRPr="008B2B36">
        <w:rPr>
          <w:szCs w:val="20"/>
        </w:rPr>
        <w:t xml:space="preserve"> this information to STIL information and write</w:t>
      </w:r>
      <w:r w:rsidR="00CF619C">
        <w:rPr>
          <w:szCs w:val="20"/>
        </w:rPr>
        <w:t xml:space="preserve">s to </w:t>
      </w:r>
      <w:proofErr w:type="spellStart"/>
      <w:r w:rsidR="00AF3BE1">
        <w:rPr>
          <w:b/>
          <w:i/>
          <w:szCs w:val="20"/>
        </w:rPr>
        <w:t>STIL_generator</w:t>
      </w:r>
      <w:proofErr w:type="spellEnd"/>
      <w:r>
        <w:rPr>
          <w:szCs w:val="20"/>
        </w:rPr>
        <w:t xml:space="preserve"> through an</w:t>
      </w:r>
      <w:r w:rsidRPr="008B2B36">
        <w:rPr>
          <w:szCs w:val="20"/>
        </w:rPr>
        <w:t xml:space="preserve"> analysis port.</w:t>
      </w:r>
    </w:p>
    <w:p w14:paraId="198CB8FC" w14:textId="5226B118" w:rsidR="000A4700" w:rsidRPr="008B2B36" w:rsidRDefault="00B030AD" w:rsidP="000A4700">
      <w:pPr>
        <w:rPr>
          <w:szCs w:val="20"/>
        </w:rPr>
      </w:pPr>
      <w:r>
        <w:rPr>
          <w:szCs w:val="20"/>
        </w:rPr>
        <w:fldChar w:fldCharType="begin"/>
      </w:r>
      <w:r>
        <w:rPr>
          <w:szCs w:val="20"/>
        </w:rPr>
        <w:instrText xml:space="preserve"> REF _Ref439592193 \h </w:instrText>
      </w:r>
      <w:r>
        <w:rPr>
          <w:szCs w:val="20"/>
        </w:rPr>
      </w:r>
      <w:r>
        <w:rPr>
          <w:szCs w:val="20"/>
        </w:rPr>
        <w:fldChar w:fldCharType="separate"/>
      </w:r>
      <w:r>
        <w:t>Fig.</w:t>
      </w:r>
      <w:r w:rsidRPr="007A66CE">
        <w:t xml:space="preserve"> </w:t>
      </w:r>
      <w:r>
        <w:rPr>
          <w:noProof/>
        </w:rPr>
        <w:t>10</w:t>
      </w:r>
      <w:r>
        <w:rPr>
          <w:szCs w:val="20"/>
        </w:rPr>
        <w:fldChar w:fldCharType="end"/>
      </w:r>
      <w:r>
        <w:rPr>
          <w:szCs w:val="20"/>
        </w:rPr>
        <w:t xml:space="preserve"> </w:t>
      </w:r>
      <w:r w:rsidR="000A4700" w:rsidRPr="001D6AAF">
        <w:rPr>
          <w:szCs w:val="20"/>
        </w:rPr>
        <w:t>displays</w:t>
      </w:r>
      <w:r w:rsidR="000A4700" w:rsidRPr="008B2B36">
        <w:rPr>
          <w:szCs w:val="20"/>
        </w:rPr>
        <w:t xml:space="preserve"> all properties of </w:t>
      </w:r>
      <w:r w:rsidR="000A4700" w:rsidRPr="008E4405">
        <w:rPr>
          <w:rFonts w:eastAsia="Baskerville"/>
          <w:b/>
          <w:i/>
          <w:szCs w:val="26"/>
        </w:rPr>
        <w:t>pad_rw_transaction</w:t>
      </w:r>
      <w:r w:rsidR="000A4700" w:rsidRPr="008B2B36">
        <w:rPr>
          <w:szCs w:val="20"/>
        </w:rPr>
        <w:t xml:space="preserve"> class.</w:t>
      </w:r>
    </w:p>
    <w:p w14:paraId="46A1602E" w14:textId="77777777" w:rsidR="000A4700" w:rsidRPr="008B2B36" w:rsidRDefault="000A4700" w:rsidP="000A4700">
      <w:pPr>
        <w:rPr>
          <w:szCs w:val="20"/>
        </w:rPr>
      </w:pPr>
      <w:proofErr w:type="spellStart"/>
      <w:r w:rsidRPr="008E4405">
        <w:rPr>
          <w:rFonts w:eastAsia="Baskerville"/>
          <w:b/>
          <w:i/>
          <w:szCs w:val="26"/>
        </w:rPr>
        <w:t>grp_num</w:t>
      </w:r>
      <w:proofErr w:type="spellEnd"/>
      <w:r w:rsidRPr="008B2B36">
        <w:rPr>
          <w:szCs w:val="20"/>
        </w:rPr>
        <w:t xml:space="preserve"> is used to indicate </w:t>
      </w:r>
      <w:proofErr w:type="spellStart"/>
      <w:r w:rsidRPr="008E4405">
        <w:rPr>
          <w:rFonts w:eastAsia="Baskerville"/>
          <w:b/>
          <w:i/>
          <w:szCs w:val="26"/>
        </w:rPr>
        <w:t>pad_dirver</w:t>
      </w:r>
      <w:proofErr w:type="spellEnd"/>
      <w:r w:rsidRPr="008B2B36">
        <w:rPr>
          <w:szCs w:val="20"/>
        </w:rPr>
        <w:t xml:space="preserve"> which group of pads to drive.</w:t>
      </w:r>
    </w:p>
    <w:p w14:paraId="37F3AD3D" w14:textId="77777777" w:rsidR="000A4700" w:rsidRPr="008B2B36" w:rsidRDefault="000A4700" w:rsidP="000A4700">
      <w:pPr>
        <w:rPr>
          <w:szCs w:val="20"/>
        </w:rPr>
      </w:pPr>
      <w:proofErr w:type="spellStart"/>
      <w:r w:rsidRPr="008E4405">
        <w:rPr>
          <w:rFonts w:eastAsia="Baskerville"/>
          <w:b/>
          <w:i/>
          <w:szCs w:val="26"/>
        </w:rPr>
        <w:lastRenderedPageBreak/>
        <w:t>in_data_queue</w:t>
      </w:r>
      <w:proofErr w:type="spellEnd"/>
      <w:r w:rsidRPr="008B2B36">
        <w:rPr>
          <w:szCs w:val="20"/>
        </w:rPr>
        <w:t xml:space="preserve"> stores data being driv</w:t>
      </w:r>
      <w:r w:rsidR="00A029E8">
        <w:rPr>
          <w:szCs w:val="20"/>
        </w:rPr>
        <w:t>en</w:t>
      </w:r>
      <w:r w:rsidRPr="008B2B36">
        <w:rPr>
          <w:szCs w:val="20"/>
        </w:rPr>
        <w:t xml:space="preserve"> by </w:t>
      </w:r>
      <w:proofErr w:type="spellStart"/>
      <w:r w:rsidRPr="008E4405">
        <w:rPr>
          <w:rFonts w:eastAsia="Baskerville"/>
          <w:b/>
          <w:i/>
          <w:szCs w:val="26"/>
        </w:rPr>
        <w:t>pad_driver</w:t>
      </w:r>
      <w:proofErr w:type="spellEnd"/>
      <w:r w:rsidRPr="008B2B36">
        <w:rPr>
          <w:szCs w:val="20"/>
        </w:rPr>
        <w:t>.</w:t>
      </w:r>
    </w:p>
    <w:p w14:paraId="1A49BF8D" w14:textId="77777777" w:rsidR="000A4700" w:rsidRPr="008B2B36" w:rsidRDefault="000A4700" w:rsidP="000A4700">
      <w:pPr>
        <w:rPr>
          <w:szCs w:val="20"/>
        </w:rPr>
      </w:pPr>
      <w:proofErr w:type="spellStart"/>
      <w:r w:rsidRPr="008E4405">
        <w:rPr>
          <w:rFonts w:eastAsia="Baskerville"/>
          <w:b/>
          <w:i/>
          <w:szCs w:val="26"/>
        </w:rPr>
        <w:t>out_data_queue</w:t>
      </w:r>
      <w:proofErr w:type="spellEnd"/>
      <w:r w:rsidRPr="008B2B36">
        <w:rPr>
          <w:szCs w:val="20"/>
        </w:rPr>
        <w:t xml:space="preserve"> stores data being sampl</w:t>
      </w:r>
      <w:r w:rsidR="00A029E8">
        <w:rPr>
          <w:szCs w:val="20"/>
        </w:rPr>
        <w:t>ed</w:t>
      </w:r>
      <w:r w:rsidRPr="008B2B36">
        <w:rPr>
          <w:szCs w:val="20"/>
        </w:rPr>
        <w:t xml:space="preserve"> by </w:t>
      </w:r>
      <w:proofErr w:type="spellStart"/>
      <w:r w:rsidRPr="008E4405">
        <w:rPr>
          <w:rFonts w:eastAsia="Baskerville"/>
          <w:b/>
          <w:i/>
          <w:szCs w:val="26"/>
        </w:rPr>
        <w:t>pad_driver</w:t>
      </w:r>
      <w:proofErr w:type="spellEnd"/>
      <w:r w:rsidRPr="008B2B36">
        <w:rPr>
          <w:szCs w:val="20"/>
        </w:rPr>
        <w:t>.</w:t>
      </w:r>
    </w:p>
    <w:p w14:paraId="1A463527" w14:textId="77777777" w:rsidR="007A66CE" w:rsidRPr="007A66CE" w:rsidRDefault="007A66CE" w:rsidP="007A66CE">
      <w:pPr>
        <w:pStyle w:val="Body"/>
        <w:spacing w:line="240" w:lineRule="auto"/>
        <w:ind w:firstLine="0"/>
        <w:rPr>
          <w:noProof/>
          <w:sz w:val="16"/>
          <w:szCs w:val="20"/>
          <w:lang w:val="en-GB"/>
        </w:rPr>
      </w:pPr>
    </w:p>
    <w:p w14:paraId="1271E419" w14:textId="64AF7C79" w:rsidR="007A66CE" w:rsidRPr="00750A9D" w:rsidRDefault="00521C58" w:rsidP="007A66CE">
      <w:pPr>
        <w:pStyle w:val="Body"/>
        <w:spacing w:line="240" w:lineRule="auto"/>
        <w:ind w:firstLine="0"/>
        <w:jc w:val="center"/>
        <w:rPr>
          <w:noProof/>
          <w:sz w:val="20"/>
          <w:szCs w:val="20"/>
          <w:lang w:val="en-GB"/>
        </w:rPr>
      </w:pPr>
      <w:r>
        <w:rPr>
          <w:noProof/>
          <w:sz w:val="20"/>
          <w:szCs w:val="20"/>
          <w:lang w:eastAsia="en-US"/>
        </w:rPr>
        <w:drawing>
          <wp:inline distT="0" distB="0" distL="0" distR="0" wp14:anchorId="3B470F70" wp14:editId="4A33B744">
            <wp:extent cx="5943600" cy="2448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7_clock_pads_toplevel_connec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36485F23" w14:textId="48D43996" w:rsidR="007A66CE" w:rsidRPr="007A66CE" w:rsidRDefault="007A66CE" w:rsidP="007A66CE">
      <w:pPr>
        <w:pStyle w:val="Caption"/>
      </w:pPr>
      <w:bookmarkStart w:id="40" w:name="_Ref439512762"/>
      <w:r w:rsidRPr="007A66CE">
        <w:t xml:space="preserve">Figure </w:t>
      </w:r>
      <w:r w:rsidRPr="007A66CE">
        <w:fldChar w:fldCharType="begin"/>
      </w:r>
      <w:r w:rsidRPr="007A66CE">
        <w:instrText xml:space="preserve"> SEQ Figure \* ARABIC </w:instrText>
      </w:r>
      <w:r w:rsidRPr="007A66CE">
        <w:fldChar w:fldCharType="separate"/>
      </w:r>
      <w:r w:rsidR="00B030AD">
        <w:rPr>
          <w:noProof/>
        </w:rPr>
        <w:t>7</w:t>
      </w:r>
      <w:r w:rsidRPr="007A66CE">
        <w:fldChar w:fldCharType="end"/>
      </w:r>
      <w:bookmarkEnd w:id="40"/>
      <w:r w:rsidRPr="007A66CE">
        <w:rPr>
          <w:rFonts w:hint="eastAsia"/>
        </w:rPr>
        <w:t>.</w:t>
      </w:r>
      <w:r>
        <w:t xml:space="preserve"> </w:t>
      </w:r>
      <w:r w:rsidR="00DD7E20">
        <w:t xml:space="preserve">An example of clock pads connection in </w:t>
      </w:r>
      <w:proofErr w:type="spellStart"/>
      <w:r w:rsidR="00DD7E20">
        <w:t>testbench</w:t>
      </w:r>
      <w:proofErr w:type="spellEnd"/>
      <w:r w:rsidR="00DD7E20">
        <w:rPr>
          <w:rFonts w:hint="eastAsia"/>
          <w:lang w:eastAsia="zh-CN"/>
        </w:rPr>
        <w:t>.</w:t>
      </w:r>
    </w:p>
    <w:p w14:paraId="11768335" w14:textId="77777777" w:rsidR="007A66CE" w:rsidRPr="007A66CE" w:rsidRDefault="007A66CE" w:rsidP="007A66CE">
      <w:pPr>
        <w:rPr>
          <w:sz w:val="16"/>
          <w:szCs w:val="20"/>
          <w:lang w:eastAsia="zh-CN"/>
        </w:rPr>
      </w:pPr>
    </w:p>
    <w:p w14:paraId="0A94324B" w14:textId="77777777" w:rsidR="007A66CE" w:rsidRPr="00BD41F1" w:rsidRDefault="007A66CE" w:rsidP="007A66CE">
      <w:pPr>
        <w:rPr>
          <w:szCs w:val="20"/>
          <w:lang w:val="en-US" w:eastAsia="zh-CN"/>
        </w:rPr>
      </w:pPr>
      <w:proofErr w:type="spellStart"/>
      <w:r w:rsidRPr="008E4405">
        <w:rPr>
          <w:rFonts w:eastAsia="Baskerville"/>
          <w:b/>
          <w:i/>
          <w:szCs w:val="26"/>
        </w:rPr>
        <w:t>inout_data_queue</w:t>
      </w:r>
      <w:proofErr w:type="spellEnd"/>
      <w:r w:rsidRPr="008B2B36">
        <w:rPr>
          <w:szCs w:val="20"/>
        </w:rPr>
        <w:t xml:space="preserve"> stores data being driv</w:t>
      </w:r>
      <w:r w:rsidR="00975935">
        <w:rPr>
          <w:szCs w:val="20"/>
        </w:rPr>
        <w:t>en</w:t>
      </w:r>
      <w:r w:rsidRPr="008B2B36">
        <w:rPr>
          <w:szCs w:val="20"/>
        </w:rPr>
        <w:t xml:space="preserve"> or sampl</w:t>
      </w:r>
      <w:r w:rsidR="00975935">
        <w:rPr>
          <w:szCs w:val="20"/>
        </w:rPr>
        <w:t>ed</w:t>
      </w:r>
      <w:r w:rsidRPr="008B2B36">
        <w:rPr>
          <w:szCs w:val="20"/>
        </w:rPr>
        <w:t xml:space="preserve"> by </w:t>
      </w:r>
      <w:proofErr w:type="spellStart"/>
      <w:r w:rsidRPr="008E4405">
        <w:rPr>
          <w:rFonts w:eastAsia="Baskerville"/>
          <w:b/>
          <w:i/>
          <w:szCs w:val="26"/>
        </w:rPr>
        <w:t>pad_driver</w:t>
      </w:r>
      <w:proofErr w:type="spellEnd"/>
      <w:r w:rsidRPr="008B2B36">
        <w:rPr>
          <w:szCs w:val="20"/>
        </w:rPr>
        <w:t xml:space="preserve">. An unknown bit in the queue indicates </w:t>
      </w:r>
      <w:proofErr w:type="spellStart"/>
      <w:r w:rsidRPr="008E4405">
        <w:rPr>
          <w:rFonts w:eastAsia="Baskerville"/>
          <w:b/>
          <w:i/>
          <w:szCs w:val="26"/>
        </w:rPr>
        <w:t>pad_driver</w:t>
      </w:r>
      <w:proofErr w:type="spellEnd"/>
      <w:r w:rsidRPr="008B2B36">
        <w:rPr>
          <w:szCs w:val="20"/>
        </w:rPr>
        <w:t xml:space="preserve"> the corresponding pad is in output mode and it will write the sampled value into the same location.</w:t>
      </w:r>
    </w:p>
    <w:p w14:paraId="725A16E6" w14:textId="77777777" w:rsidR="007A66CE" w:rsidRPr="008B2B36" w:rsidRDefault="007A66CE" w:rsidP="007A66CE">
      <w:pPr>
        <w:rPr>
          <w:szCs w:val="20"/>
        </w:rPr>
      </w:pPr>
      <w:proofErr w:type="spellStart"/>
      <w:r w:rsidRPr="008E4405">
        <w:rPr>
          <w:rFonts w:eastAsia="Baskerville"/>
          <w:b/>
          <w:i/>
          <w:szCs w:val="26"/>
        </w:rPr>
        <w:t>exp_out_data_queue</w:t>
      </w:r>
      <w:proofErr w:type="spellEnd"/>
      <w:r w:rsidRPr="008B2B36">
        <w:rPr>
          <w:szCs w:val="20"/>
        </w:rPr>
        <w:t xml:space="preserve"> and </w:t>
      </w:r>
      <w:proofErr w:type="spellStart"/>
      <w:r w:rsidRPr="008E4405">
        <w:rPr>
          <w:rFonts w:eastAsia="Baskerville"/>
          <w:b/>
          <w:i/>
          <w:szCs w:val="26"/>
        </w:rPr>
        <w:t>exp_inout_data_queue</w:t>
      </w:r>
      <w:proofErr w:type="spellEnd"/>
      <w:r w:rsidRPr="008B2B36">
        <w:rPr>
          <w:szCs w:val="20"/>
        </w:rPr>
        <w:t xml:space="preserve"> stores golden value to let </w:t>
      </w:r>
      <w:proofErr w:type="spellStart"/>
      <w:r w:rsidRPr="008E4405">
        <w:rPr>
          <w:rFonts w:eastAsia="Baskerville"/>
          <w:b/>
          <w:i/>
          <w:szCs w:val="26"/>
        </w:rPr>
        <w:t>pad_driver</w:t>
      </w:r>
      <w:proofErr w:type="spellEnd"/>
      <w:r w:rsidRPr="008B2B36">
        <w:rPr>
          <w:szCs w:val="20"/>
        </w:rPr>
        <w:t xml:space="preserve"> check on the fly and also the information for STIL pattern to measure pad value during a time period converting by </w:t>
      </w:r>
      <w:proofErr w:type="spellStart"/>
      <w:r w:rsidRPr="008E4405">
        <w:rPr>
          <w:rFonts w:eastAsia="Baskerville"/>
          <w:b/>
          <w:i/>
          <w:szCs w:val="26"/>
        </w:rPr>
        <w:t>call_stil_gen</w:t>
      </w:r>
      <w:proofErr w:type="spellEnd"/>
      <w:r w:rsidRPr="008B2B36">
        <w:rPr>
          <w:szCs w:val="20"/>
        </w:rPr>
        <w:t xml:space="preserve"> function.</w:t>
      </w:r>
    </w:p>
    <w:p w14:paraId="052D637A" w14:textId="77777777" w:rsidR="007A66CE" w:rsidRPr="008B2B36" w:rsidRDefault="007A66CE" w:rsidP="007A66CE">
      <w:pPr>
        <w:rPr>
          <w:szCs w:val="20"/>
        </w:rPr>
      </w:pPr>
      <w:r w:rsidRPr="008B2B36">
        <w:rPr>
          <w:szCs w:val="20"/>
        </w:rPr>
        <w:t>Please note these queue types should be logic instead of bit to store four state value</w:t>
      </w:r>
      <w:r w:rsidR="00207056">
        <w:rPr>
          <w:rFonts w:hint="eastAsia"/>
          <w:szCs w:val="20"/>
          <w:lang w:eastAsia="zh-CN"/>
        </w:rPr>
        <w:t>s</w:t>
      </w:r>
      <w:r w:rsidRPr="008B2B36">
        <w:rPr>
          <w:szCs w:val="20"/>
        </w:rPr>
        <w:t>.</w:t>
      </w:r>
    </w:p>
    <w:p w14:paraId="011A2EBF" w14:textId="77777777" w:rsidR="007A66CE" w:rsidRPr="007A66CE" w:rsidRDefault="007A66CE" w:rsidP="007A66CE">
      <w:pPr>
        <w:rPr>
          <w:sz w:val="16"/>
          <w:szCs w:val="20"/>
        </w:rPr>
      </w:pPr>
    </w:p>
    <w:p w14:paraId="648010CE" w14:textId="614970FB" w:rsidR="00210006" w:rsidRPr="00750A9D" w:rsidRDefault="00BD41F1" w:rsidP="00750A9D">
      <w:pPr>
        <w:pStyle w:val="Body"/>
        <w:spacing w:line="240" w:lineRule="auto"/>
        <w:ind w:firstLine="0"/>
        <w:jc w:val="center"/>
        <w:rPr>
          <w:noProof/>
          <w:sz w:val="20"/>
          <w:szCs w:val="20"/>
          <w:lang w:val="en-GB"/>
        </w:rPr>
      </w:pPr>
      <w:r>
        <w:rPr>
          <w:noProof/>
          <w:sz w:val="20"/>
          <w:szCs w:val="20"/>
          <w:lang w:eastAsia="en-US"/>
        </w:rPr>
        <w:lastRenderedPageBreak/>
        <w:drawing>
          <wp:inline distT="0" distB="0" distL="0" distR="0" wp14:anchorId="59804405" wp14:editId="3A8D2866">
            <wp:extent cx="5943600" cy="4721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_pad_agen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inline>
        </w:drawing>
      </w:r>
    </w:p>
    <w:p w14:paraId="20118A40" w14:textId="36A73BB8" w:rsidR="001F5A92" w:rsidRDefault="007A66CE" w:rsidP="007A66CE">
      <w:pPr>
        <w:pStyle w:val="Caption"/>
      </w:pPr>
      <w:bookmarkStart w:id="41" w:name="_Ref439593662"/>
      <w:r w:rsidRPr="007A66CE">
        <w:t xml:space="preserve">Figure </w:t>
      </w:r>
      <w:r w:rsidRPr="007A66CE">
        <w:fldChar w:fldCharType="begin"/>
      </w:r>
      <w:r w:rsidRPr="007A66CE">
        <w:instrText xml:space="preserve"> SEQ Figure \* ARABIC </w:instrText>
      </w:r>
      <w:r w:rsidRPr="007A66CE">
        <w:fldChar w:fldCharType="separate"/>
      </w:r>
      <w:r w:rsidR="00B030AD">
        <w:rPr>
          <w:noProof/>
        </w:rPr>
        <w:t>8</w:t>
      </w:r>
      <w:r w:rsidRPr="007A66CE">
        <w:fldChar w:fldCharType="end"/>
      </w:r>
      <w:bookmarkEnd w:id="41"/>
      <w:r w:rsidRPr="007A66CE">
        <w:rPr>
          <w:rFonts w:hint="eastAsia"/>
        </w:rPr>
        <w:t xml:space="preserve">. </w:t>
      </w:r>
      <w:proofErr w:type="spellStart"/>
      <w:r w:rsidR="007064CA" w:rsidRPr="001D6AAF">
        <w:rPr>
          <w:b/>
          <w:i/>
        </w:rPr>
        <w:t>pad_agent</w:t>
      </w:r>
      <w:proofErr w:type="spellEnd"/>
      <w:r w:rsidR="007064CA">
        <w:rPr>
          <w:b/>
          <w:i/>
        </w:rPr>
        <w:t xml:space="preserve"> </w:t>
      </w:r>
      <w:r w:rsidR="007064CA" w:rsidRPr="000017C3">
        <w:t>block diagram.</w:t>
      </w:r>
    </w:p>
    <w:p w14:paraId="2529B55E" w14:textId="45FB33EE" w:rsidR="00B030AD" w:rsidRDefault="00F7347F" w:rsidP="00B030AD">
      <w:r>
        <w:rPr>
          <w:noProof/>
          <w:lang w:val="en-US"/>
        </w:rPr>
        <w:drawing>
          <wp:inline distT="0" distB="0" distL="0" distR="0" wp14:anchorId="510408E7" wp14:editId="593297C1">
            <wp:extent cx="5943600" cy="26104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9_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14:paraId="34BAD799" w14:textId="1C43A74C" w:rsidR="00B030AD" w:rsidRPr="00B030AD" w:rsidRDefault="00B030AD" w:rsidP="00B030AD">
      <w:pPr>
        <w:pStyle w:val="Caption"/>
      </w:pPr>
      <w:bookmarkStart w:id="42" w:name="_Ref439593564"/>
      <w:r>
        <w:t xml:space="preserve">Figure </w:t>
      </w:r>
      <w:r>
        <w:fldChar w:fldCharType="begin"/>
      </w:r>
      <w:r>
        <w:instrText xml:space="preserve"> SEQ Figure \* ARABIC </w:instrText>
      </w:r>
      <w:r>
        <w:fldChar w:fldCharType="separate"/>
      </w:r>
      <w:r>
        <w:rPr>
          <w:noProof/>
        </w:rPr>
        <w:t>9</w:t>
      </w:r>
      <w:r>
        <w:fldChar w:fldCharType="end"/>
      </w:r>
      <w:bookmarkEnd w:id="42"/>
      <w:r>
        <w:t xml:space="preserve">. An example of defining </w:t>
      </w:r>
      <w:proofErr w:type="spellStart"/>
      <w:r w:rsidRPr="00B030AD">
        <w:rPr>
          <w:b/>
          <w:i/>
        </w:rPr>
        <w:t>pad_if</w:t>
      </w:r>
      <w:proofErr w:type="spellEnd"/>
      <w:r>
        <w:t xml:space="preserve"> in subgroups.</w:t>
      </w:r>
    </w:p>
    <w:p w14:paraId="5BF18F44" w14:textId="77777777" w:rsidR="00D62DC8" w:rsidRPr="007A66CE" w:rsidRDefault="00D62DC8" w:rsidP="00205F87">
      <w:pPr>
        <w:rPr>
          <w:sz w:val="16"/>
          <w:szCs w:val="20"/>
        </w:rPr>
      </w:pPr>
    </w:p>
    <w:p w14:paraId="5D12119F" w14:textId="4FCEA043" w:rsidR="00960AA1" w:rsidRDefault="00960AA1" w:rsidP="00750A9D">
      <w:pPr>
        <w:pStyle w:val="Body"/>
        <w:spacing w:line="240" w:lineRule="auto"/>
        <w:ind w:firstLine="0"/>
        <w:jc w:val="center"/>
        <w:rPr>
          <w:noProof/>
          <w:sz w:val="20"/>
          <w:szCs w:val="20"/>
          <w:lang w:val="en-GB"/>
        </w:rPr>
      </w:pPr>
    </w:p>
    <w:p w14:paraId="2A225F22" w14:textId="289776D2" w:rsidR="007064CA" w:rsidRPr="00750A9D" w:rsidRDefault="001B286F" w:rsidP="00750A9D">
      <w:pPr>
        <w:pStyle w:val="Body"/>
        <w:spacing w:line="240" w:lineRule="auto"/>
        <w:ind w:firstLine="0"/>
        <w:jc w:val="center"/>
        <w:rPr>
          <w:noProof/>
          <w:sz w:val="20"/>
          <w:szCs w:val="20"/>
          <w:lang w:val="en-GB"/>
        </w:rPr>
      </w:pPr>
      <w:r>
        <w:rPr>
          <w:noProof/>
          <w:sz w:val="20"/>
          <w:szCs w:val="20"/>
          <w:lang w:eastAsia="en-US"/>
        </w:rPr>
        <w:lastRenderedPageBreak/>
        <w:drawing>
          <wp:inline distT="0" distB="0" distL="0" distR="0" wp14:anchorId="55B629C2" wp14:editId="77325302">
            <wp:extent cx="5943600" cy="204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0_pad_rw_transacti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193AEC83" w14:textId="5D9EF844" w:rsidR="001F5A92" w:rsidRPr="007A66CE" w:rsidRDefault="007A66CE" w:rsidP="007A66CE">
      <w:pPr>
        <w:pStyle w:val="Caption"/>
      </w:pPr>
      <w:bookmarkStart w:id="43" w:name="_Ref439592193"/>
      <w:r w:rsidRPr="007A66CE">
        <w:t xml:space="preserve">Figure </w:t>
      </w:r>
      <w:r w:rsidRPr="007A66CE">
        <w:fldChar w:fldCharType="begin"/>
      </w:r>
      <w:r w:rsidRPr="007A66CE">
        <w:instrText xml:space="preserve"> SEQ Figure \* ARABIC </w:instrText>
      </w:r>
      <w:r w:rsidRPr="007A66CE">
        <w:fldChar w:fldCharType="separate"/>
      </w:r>
      <w:r w:rsidR="00B030AD">
        <w:rPr>
          <w:noProof/>
        </w:rPr>
        <w:t>10</w:t>
      </w:r>
      <w:r w:rsidRPr="007A66CE">
        <w:fldChar w:fldCharType="end"/>
      </w:r>
      <w:bookmarkEnd w:id="43"/>
      <w:r w:rsidRPr="007A66CE">
        <w:rPr>
          <w:rFonts w:hint="eastAsia"/>
        </w:rPr>
        <w:t>.</w:t>
      </w:r>
      <w:r w:rsidR="001F5A92" w:rsidRPr="007A66CE">
        <w:t xml:space="preserve"> </w:t>
      </w:r>
      <w:r w:rsidR="007064CA" w:rsidRPr="001D6AAF">
        <w:rPr>
          <w:b/>
          <w:i/>
        </w:rPr>
        <w:t>pad_rw_transaction</w:t>
      </w:r>
      <w:r w:rsidR="007064CA">
        <w:t xml:space="preserve"> properties definition</w:t>
      </w:r>
    </w:p>
    <w:p w14:paraId="049018B6" w14:textId="77777777" w:rsidR="00BC21FE" w:rsidRPr="008B2B36" w:rsidRDefault="007A66CE" w:rsidP="002A40B0">
      <w:pPr>
        <w:pStyle w:val="Heading3"/>
      </w:pPr>
      <w:r>
        <w:rPr>
          <w:noProof/>
          <w:lang w:eastAsia="zh-CN"/>
        </w:rPr>
        <w:br w:type="page"/>
      </w:r>
      <w:proofErr w:type="spellStart"/>
      <w:r w:rsidR="00BC21FE" w:rsidRPr="00C4702D">
        <w:rPr>
          <w:b/>
        </w:rPr>
        <w:lastRenderedPageBreak/>
        <w:t>pad_agent_configuration</w:t>
      </w:r>
      <w:proofErr w:type="spellEnd"/>
      <w:r w:rsidR="001D6AAF">
        <w:rPr>
          <w:rFonts w:eastAsia="宋体" w:hint="eastAsia"/>
          <w:lang w:eastAsia="zh-CN"/>
        </w:rPr>
        <w:t xml:space="preserve"> C</w:t>
      </w:r>
      <w:r w:rsidR="00C4702D">
        <w:rPr>
          <w:rFonts w:eastAsia="宋体" w:hint="eastAsia"/>
          <w:lang w:eastAsia="zh-CN"/>
        </w:rPr>
        <w:t>lass</w:t>
      </w:r>
    </w:p>
    <w:p w14:paraId="2710BDA9" w14:textId="1C776E58" w:rsidR="007A66CE" w:rsidRPr="008B2B36" w:rsidRDefault="00737231" w:rsidP="007A66CE">
      <w:pPr>
        <w:rPr>
          <w:szCs w:val="20"/>
        </w:rPr>
      </w:pPr>
      <w:r>
        <w:rPr>
          <w:szCs w:val="20"/>
        </w:rPr>
        <w:fldChar w:fldCharType="begin"/>
      </w:r>
      <w:r>
        <w:rPr>
          <w:szCs w:val="20"/>
        </w:rPr>
        <w:instrText xml:space="preserve"> REF _Ref439594019 \h </w:instrText>
      </w:r>
      <w:r>
        <w:rPr>
          <w:szCs w:val="20"/>
        </w:rPr>
      </w:r>
      <w:r>
        <w:rPr>
          <w:szCs w:val="20"/>
        </w:rPr>
        <w:fldChar w:fldCharType="separate"/>
      </w:r>
      <w:r>
        <w:t>Fig.</w:t>
      </w:r>
      <w:r w:rsidRPr="00C4702D">
        <w:t xml:space="preserve"> </w:t>
      </w:r>
      <w:r>
        <w:rPr>
          <w:noProof/>
        </w:rPr>
        <w:t>11</w:t>
      </w:r>
      <w:r>
        <w:rPr>
          <w:szCs w:val="20"/>
        </w:rPr>
        <w:fldChar w:fldCharType="end"/>
      </w:r>
      <w:r>
        <w:rPr>
          <w:szCs w:val="20"/>
        </w:rPr>
        <w:t xml:space="preserve"> </w:t>
      </w:r>
      <w:r w:rsidR="007A66CE" w:rsidRPr="008B2B36">
        <w:rPr>
          <w:szCs w:val="20"/>
        </w:rPr>
        <w:t xml:space="preserve">is an example of </w:t>
      </w:r>
      <w:proofErr w:type="spellStart"/>
      <w:r w:rsidR="007A66CE" w:rsidRPr="008E4405">
        <w:rPr>
          <w:rFonts w:eastAsia="Baskerville"/>
          <w:b/>
          <w:i/>
          <w:szCs w:val="26"/>
        </w:rPr>
        <w:t>pad_</w:t>
      </w:r>
      <w:r>
        <w:rPr>
          <w:rFonts w:eastAsia="Baskerville"/>
          <w:b/>
          <w:i/>
          <w:szCs w:val="26"/>
        </w:rPr>
        <w:t>agent_</w:t>
      </w:r>
      <w:r w:rsidR="007A66CE" w:rsidRPr="008E4405">
        <w:rPr>
          <w:rFonts w:eastAsia="Baskerville"/>
          <w:b/>
          <w:i/>
          <w:szCs w:val="26"/>
        </w:rPr>
        <w:t>configuration</w:t>
      </w:r>
      <w:proofErr w:type="spellEnd"/>
      <w:r w:rsidR="007A66CE" w:rsidRPr="008B2B36">
        <w:rPr>
          <w:szCs w:val="20"/>
        </w:rPr>
        <w:t xml:space="preserve"> class, which has two subgroups of pad</w:t>
      </w:r>
      <w:r>
        <w:rPr>
          <w:szCs w:val="20"/>
        </w:rPr>
        <w:t>s</w:t>
      </w:r>
      <w:r w:rsidR="007A66CE" w:rsidRPr="008B2B36">
        <w:rPr>
          <w:szCs w:val="20"/>
        </w:rPr>
        <w:t>.</w:t>
      </w:r>
    </w:p>
    <w:p w14:paraId="4848B112" w14:textId="258DBC38" w:rsidR="007A66CE" w:rsidRPr="008B2B36" w:rsidRDefault="00737231" w:rsidP="007A66CE">
      <w:pPr>
        <w:rPr>
          <w:szCs w:val="20"/>
        </w:rPr>
      </w:pPr>
      <w:r>
        <w:rPr>
          <w:szCs w:val="20"/>
        </w:rPr>
        <w:t xml:space="preserve">A DFT </w:t>
      </w:r>
      <w:r w:rsidR="007A66CE" w:rsidRPr="008B2B36">
        <w:rPr>
          <w:szCs w:val="20"/>
        </w:rPr>
        <w:t>test need</w:t>
      </w:r>
      <w:r w:rsidR="00C41BA7">
        <w:rPr>
          <w:szCs w:val="20"/>
        </w:rPr>
        <w:t>s to</w:t>
      </w:r>
      <w:r w:rsidR="007A66CE" w:rsidRPr="008B2B36">
        <w:rPr>
          <w:szCs w:val="20"/>
        </w:rPr>
        <w:t xml:space="preserve"> initialize every group’s package name by calling</w:t>
      </w:r>
      <w:r w:rsidR="00C41BA7">
        <w:rPr>
          <w:szCs w:val="20"/>
        </w:rPr>
        <w:t xml:space="preserve"> the</w:t>
      </w:r>
      <w:r w:rsidR="007A66CE" w:rsidRPr="008B2B36">
        <w:rPr>
          <w:szCs w:val="20"/>
        </w:rPr>
        <w:t xml:space="preserve"> </w:t>
      </w:r>
      <w:proofErr w:type="spellStart"/>
      <w:r w:rsidR="007A66CE" w:rsidRPr="008E4405">
        <w:rPr>
          <w:rFonts w:eastAsia="Baskerville"/>
          <w:b/>
          <w:i/>
          <w:szCs w:val="26"/>
        </w:rPr>
        <w:t>pad_info_init</w:t>
      </w:r>
      <w:proofErr w:type="spellEnd"/>
      <w:r w:rsidR="007A66CE" w:rsidRPr="008B2B36">
        <w:rPr>
          <w:szCs w:val="20"/>
        </w:rPr>
        <w:t xml:space="preserve"> </w:t>
      </w:r>
      <w:r w:rsidR="001D6AAF">
        <w:rPr>
          <w:szCs w:val="20"/>
        </w:rPr>
        <w:t>() method</w:t>
      </w:r>
      <w:r w:rsidR="007A66CE" w:rsidRPr="008B2B36">
        <w:rPr>
          <w:szCs w:val="20"/>
        </w:rPr>
        <w:t xml:space="preserve"> before</w:t>
      </w:r>
      <w:r w:rsidR="005328E6">
        <w:rPr>
          <w:szCs w:val="20"/>
        </w:rPr>
        <w:t xml:space="preserve"> </w:t>
      </w:r>
      <w:proofErr w:type="gramStart"/>
      <w:r w:rsidR="00C41BA7">
        <w:rPr>
          <w:szCs w:val="20"/>
        </w:rPr>
        <w:t xml:space="preserve">the </w:t>
      </w:r>
      <w:r w:rsidR="007A66CE" w:rsidRPr="008B2B36">
        <w:rPr>
          <w:szCs w:val="20"/>
        </w:rPr>
        <w:t xml:space="preserve"> </w:t>
      </w:r>
      <w:r w:rsidR="001D6AAF" w:rsidRPr="008E4405">
        <w:rPr>
          <w:rFonts w:eastAsia="Baskerville"/>
          <w:b/>
          <w:i/>
          <w:szCs w:val="26"/>
        </w:rPr>
        <w:t>main</w:t>
      </w:r>
      <w:proofErr w:type="gramEnd"/>
      <w:r w:rsidR="001D6AAF" w:rsidRPr="008E4405">
        <w:rPr>
          <w:rFonts w:eastAsia="Baskerville"/>
          <w:b/>
          <w:i/>
          <w:szCs w:val="26"/>
        </w:rPr>
        <w:t xml:space="preserve"> phase</w:t>
      </w:r>
      <w:r w:rsidR="007A66CE" w:rsidRPr="008B2B36">
        <w:rPr>
          <w:szCs w:val="20"/>
        </w:rPr>
        <w:t xml:space="preserve"> objection and store</w:t>
      </w:r>
      <w:r w:rsidR="00C41BA7">
        <w:rPr>
          <w:szCs w:val="20"/>
        </w:rPr>
        <w:t>s</w:t>
      </w:r>
      <w:r w:rsidR="007A66CE" w:rsidRPr="008B2B36">
        <w:rPr>
          <w:szCs w:val="20"/>
        </w:rPr>
        <w:t xml:space="preserve"> it in configuration database for </w:t>
      </w:r>
      <w:proofErr w:type="spellStart"/>
      <w:r w:rsidR="007A66CE" w:rsidRPr="008E4405">
        <w:rPr>
          <w:rFonts w:eastAsia="Baskerville"/>
          <w:b/>
          <w:i/>
          <w:szCs w:val="26"/>
        </w:rPr>
        <w:t>pad_driver</w:t>
      </w:r>
      <w:proofErr w:type="spellEnd"/>
      <w:r w:rsidR="007A66CE" w:rsidRPr="008B2B36">
        <w:rPr>
          <w:szCs w:val="20"/>
        </w:rPr>
        <w:t xml:space="preserve"> and </w:t>
      </w:r>
      <w:proofErr w:type="spellStart"/>
      <w:r w:rsidR="00AF3BE1">
        <w:rPr>
          <w:b/>
          <w:i/>
          <w:szCs w:val="20"/>
        </w:rPr>
        <w:t>STIL_generator</w:t>
      </w:r>
      <w:proofErr w:type="spellEnd"/>
      <w:r w:rsidR="007A66CE" w:rsidRPr="008B2B36">
        <w:rPr>
          <w:szCs w:val="20"/>
        </w:rPr>
        <w:t xml:space="preserve"> fetch.</w:t>
      </w:r>
    </w:p>
    <w:p w14:paraId="27BDCD9E" w14:textId="77777777" w:rsidR="00C4702D" w:rsidRPr="008B2B36" w:rsidRDefault="00C4702D" w:rsidP="00C4702D">
      <w:pPr>
        <w:pStyle w:val="Heading2"/>
      </w:pPr>
      <w:proofErr w:type="spellStart"/>
      <w:r w:rsidRPr="00C4702D">
        <w:rPr>
          <w:b/>
        </w:rPr>
        <w:t>reset_driver</w:t>
      </w:r>
      <w:proofErr w:type="spellEnd"/>
      <w:r w:rsidR="001D6AAF">
        <w:t xml:space="preserve"> C</w:t>
      </w:r>
      <w:r w:rsidRPr="008B2B36">
        <w:t>lass</w:t>
      </w:r>
    </w:p>
    <w:p w14:paraId="3785E437" w14:textId="7C92A490" w:rsidR="00C4702D" w:rsidRPr="008B2B36" w:rsidRDefault="00187210" w:rsidP="00144258">
      <w:pPr>
        <w:rPr>
          <w:szCs w:val="20"/>
        </w:rPr>
      </w:pPr>
      <w:r>
        <w:rPr>
          <w:szCs w:val="20"/>
        </w:rPr>
        <w:fldChar w:fldCharType="begin"/>
      </w:r>
      <w:r>
        <w:rPr>
          <w:szCs w:val="20"/>
        </w:rPr>
        <w:instrText xml:space="preserve"> REF _Ref439594935 \h </w:instrText>
      </w:r>
      <w:r>
        <w:rPr>
          <w:szCs w:val="20"/>
        </w:rPr>
      </w:r>
      <w:r>
        <w:rPr>
          <w:szCs w:val="20"/>
        </w:rPr>
        <w:fldChar w:fldCharType="separate"/>
      </w:r>
      <w:r>
        <w:t>Fig</w:t>
      </w:r>
      <w:r w:rsidR="00F36F05">
        <w:t>.</w:t>
      </w:r>
      <w:r w:rsidRPr="000A4700">
        <w:t xml:space="preserve"> </w:t>
      </w:r>
      <w:r>
        <w:rPr>
          <w:noProof/>
        </w:rPr>
        <w:t>12</w:t>
      </w:r>
      <w:r>
        <w:rPr>
          <w:szCs w:val="20"/>
        </w:rPr>
        <w:fldChar w:fldCharType="end"/>
      </w:r>
      <w:r>
        <w:rPr>
          <w:szCs w:val="20"/>
        </w:rPr>
        <w:t xml:space="preserve"> is an example of </w:t>
      </w:r>
      <w:proofErr w:type="spellStart"/>
      <w:r w:rsidR="00C4702D" w:rsidRPr="008E4405">
        <w:rPr>
          <w:rFonts w:eastAsia="Baskerville"/>
          <w:b/>
          <w:i/>
          <w:szCs w:val="26"/>
        </w:rPr>
        <w:t>reset_driver</w:t>
      </w:r>
      <w:proofErr w:type="spellEnd"/>
      <w:r w:rsidR="00C4702D" w:rsidRPr="008B2B36">
        <w:rPr>
          <w:szCs w:val="20"/>
        </w:rPr>
        <w:t xml:space="preserve"> </w:t>
      </w:r>
      <w:r>
        <w:rPr>
          <w:szCs w:val="20"/>
        </w:rPr>
        <w:t xml:space="preserve">that </w:t>
      </w:r>
      <w:r w:rsidR="00C4702D" w:rsidRPr="008B2B36">
        <w:rPr>
          <w:szCs w:val="20"/>
        </w:rPr>
        <w:t>drives all resets signals defined in reset interface</w:t>
      </w:r>
      <w:r>
        <w:rPr>
          <w:szCs w:val="20"/>
        </w:rPr>
        <w:t xml:space="preserve"> and </w:t>
      </w:r>
      <w:proofErr w:type="spellStart"/>
      <w:r>
        <w:rPr>
          <w:szCs w:val="20"/>
        </w:rPr>
        <w:t>call_stil_gen</w:t>
      </w:r>
      <w:proofErr w:type="spellEnd"/>
      <w:r>
        <w:rPr>
          <w:szCs w:val="20"/>
        </w:rPr>
        <w:t xml:space="preserve"> () method converts drive </w:t>
      </w:r>
      <w:proofErr w:type="spellStart"/>
      <w:r>
        <w:rPr>
          <w:szCs w:val="20"/>
        </w:rPr>
        <w:t>infomation</w:t>
      </w:r>
      <w:proofErr w:type="spellEnd"/>
      <w:r>
        <w:rPr>
          <w:szCs w:val="20"/>
        </w:rPr>
        <w:t xml:space="preserve"> to STIL information </w:t>
      </w:r>
      <w:r w:rsidR="00144258" w:rsidRPr="008B2B36">
        <w:rPr>
          <w:szCs w:val="20"/>
        </w:rPr>
        <w:t>and write</w:t>
      </w:r>
      <w:r w:rsidR="00144258">
        <w:rPr>
          <w:szCs w:val="20"/>
        </w:rPr>
        <w:t xml:space="preserve">s to </w:t>
      </w:r>
      <w:proofErr w:type="spellStart"/>
      <w:r w:rsidR="00AF3BE1">
        <w:rPr>
          <w:b/>
          <w:i/>
          <w:szCs w:val="20"/>
        </w:rPr>
        <w:t>STIL_generator</w:t>
      </w:r>
      <w:proofErr w:type="spellEnd"/>
      <w:r w:rsidR="00144258">
        <w:rPr>
          <w:szCs w:val="20"/>
        </w:rPr>
        <w:t xml:space="preserve"> through an analysis port.</w:t>
      </w:r>
    </w:p>
    <w:p w14:paraId="2690E634" w14:textId="05D98D66" w:rsidR="00C4702D" w:rsidRPr="008B2B36" w:rsidRDefault="00AF3BE1" w:rsidP="00C4702D">
      <w:pPr>
        <w:pStyle w:val="Heading2"/>
      </w:pPr>
      <w:proofErr w:type="spellStart"/>
      <w:r>
        <w:rPr>
          <w:b/>
        </w:rPr>
        <w:t>STIL_generator</w:t>
      </w:r>
      <w:proofErr w:type="spellEnd"/>
      <w:r w:rsidR="00615D92" w:rsidRPr="00615D92">
        <w:rPr>
          <w:b/>
        </w:rPr>
        <w:t xml:space="preserve"> </w:t>
      </w:r>
      <w:r w:rsidR="00615D92" w:rsidRPr="00615D92">
        <w:t>Implementation</w:t>
      </w:r>
    </w:p>
    <w:p w14:paraId="1FDC12AA" w14:textId="1085C50C" w:rsidR="00C4702D" w:rsidRPr="008B2B36" w:rsidRDefault="00E70893" w:rsidP="00C4702D">
      <w:pPr>
        <w:rPr>
          <w:szCs w:val="20"/>
        </w:rPr>
      </w:pPr>
      <w:r>
        <w:rPr>
          <w:szCs w:val="20"/>
        </w:rPr>
        <w:t xml:space="preserve">The </w:t>
      </w:r>
      <w:proofErr w:type="spellStart"/>
      <w:r w:rsidR="00C4702D" w:rsidRPr="004F1126">
        <w:rPr>
          <w:b/>
          <w:i/>
          <w:szCs w:val="20"/>
        </w:rPr>
        <w:t>stil_generator</w:t>
      </w:r>
      <w:proofErr w:type="spellEnd"/>
      <w:r w:rsidR="00C4702D" w:rsidRPr="008B2B36">
        <w:rPr>
          <w:szCs w:val="20"/>
        </w:rPr>
        <w:t xml:space="preserve">, which extends from </w:t>
      </w:r>
      <w:proofErr w:type="spellStart"/>
      <w:r w:rsidR="00C4702D" w:rsidRPr="004F1126">
        <w:rPr>
          <w:b/>
          <w:i/>
          <w:szCs w:val="20"/>
        </w:rPr>
        <w:t>uvm_subscriber</w:t>
      </w:r>
      <w:proofErr w:type="spellEnd"/>
      <w:r w:rsidR="00C4702D" w:rsidRPr="008B2B36">
        <w:rPr>
          <w:szCs w:val="20"/>
        </w:rPr>
        <w:t xml:space="preserve"> class specialized with </w:t>
      </w:r>
      <w:proofErr w:type="spellStart"/>
      <w:r w:rsidR="00C4702D" w:rsidRPr="004F1126">
        <w:rPr>
          <w:b/>
          <w:i/>
          <w:szCs w:val="20"/>
        </w:rPr>
        <w:t>stil_info_transaction</w:t>
      </w:r>
      <w:proofErr w:type="spellEnd"/>
      <w:r w:rsidR="00C4702D" w:rsidRPr="008B2B36">
        <w:rPr>
          <w:szCs w:val="20"/>
        </w:rPr>
        <w:t xml:space="preserve"> type, has four analysis exports to connect with </w:t>
      </w:r>
      <w:proofErr w:type="spellStart"/>
      <w:r w:rsidR="00C4702D" w:rsidRPr="004F1126">
        <w:rPr>
          <w:b/>
          <w:i/>
          <w:szCs w:val="20"/>
        </w:rPr>
        <w:t>clock_driver</w:t>
      </w:r>
      <w:proofErr w:type="spellEnd"/>
      <w:r w:rsidR="00C4702D" w:rsidRPr="008B2B36">
        <w:rPr>
          <w:szCs w:val="20"/>
        </w:rPr>
        <w:t xml:space="preserve">, </w:t>
      </w:r>
      <w:proofErr w:type="spellStart"/>
      <w:r w:rsidR="00C4702D" w:rsidRPr="004F1126">
        <w:rPr>
          <w:b/>
          <w:i/>
          <w:szCs w:val="20"/>
        </w:rPr>
        <w:t>reset_driver</w:t>
      </w:r>
      <w:proofErr w:type="spellEnd"/>
      <w:r w:rsidR="00C4702D" w:rsidRPr="008B2B36">
        <w:rPr>
          <w:szCs w:val="20"/>
        </w:rPr>
        <w:t xml:space="preserve">, </w:t>
      </w:r>
      <w:proofErr w:type="spellStart"/>
      <w:r w:rsidR="00C4702D" w:rsidRPr="004F1126">
        <w:rPr>
          <w:b/>
          <w:i/>
          <w:szCs w:val="20"/>
        </w:rPr>
        <w:t>pad_driver</w:t>
      </w:r>
      <w:proofErr w:type="spellEnd"/>
      <w:r w:rsidR="00481573" w:rsidRPr="00E70893">
        <w:rPr>
          <w:szCs w:val="20"/>
        </w:rPr>
        <w:t>,</w:t>
      </w:r>
      <w:r w:rsidR="00C4702D" w:rsidRPr="00E70893">
        <w:rPr>
          <w:szCs w:val="20"/>
        </w:rPr>
        <w:t xml:space="preserve"> </w:t>
      </w:r>
      <w:r w:rsidR="00C4702D" w:rsidRPr="008B2B36">
        <w:rPr>
          <w:szCs w:val="20"/>
        </w:rPr>
        <w:t xml:space="preserve">and </w:t>
      </w:r>
      <w:proofErr w:type="spellStart"/>
      <w:r w:rsidR="00C4702D" w:rsidRPr="004F1126">
        <w:rPr>
          <w:b/>
          <w:i/>
          <w:szCs w:val="20"/>
        </w:rPr>
        <w:t>jtag_driver</w:t>
      </w:r>
      <w:r w:rsidR="00C4702D" w:rsidRPr="008B2B36">
        <w:rPr>
          <w:szCs w:val="20"/>
        </w:rPr>
        <w:t>’s</w:t>
      </w:r>
      <w:proofErr w:type="spellEnd"/>
      <w:r w:rsidR="00C4702D" w:rsidRPr="008B2B36">
        <w:rPr>
          <w:szCs w:val="20"/>
        </w:rPr>
        <w:t xml:space="preserve"> analysis port separately. Since</w:t>
      </w:r>
      <w:r w:rsidR="00481573">
        <w:rPr>
          <w:szCs w:val="20"/>
        </w:rPr>
        <w:t xml:space="preserve"> the</w:t>
      </w:r>
      <w:r w:rsidR="00C4702D" w:rsidRPr="008B2B36">
        <w:rPr>
          <w:szCs w:val="20"/>
        </w:rPr>
        <w:t xml:space="preserve"> </w:t>
      </w:r>
      <w:proofErr w:type="spellStart"/>
      <w:r w:rsidR="00C4702D" w:rsidRPr="004F1126">
        <w:rPr>
          <w:b/>
          <w:i/>
          <w:szCs w:val="20"/>
        </w:rPr>
        <w:t>uvm_subscriber</w:t>
      </w:r>
      <w:proofErr w:type="spellEnd"/>
      <w:r w:rsidR="00C4702D" w:rsidRPr="008B2B36">
        <w:rPr>
          <w:szCs w:val="20"/>
        </w:rPr>
        <w:t xml:space="preserve"> class has only one</w:t>
      </w:r>
      <w:r w:rsidR="004F1126">
        <w:rPr>
          <w:szCs w:val="20"/>
        </w:rPr>
        <w:t xml:space="preserve"> built-in analysis export, the </w:t>
      </w:r>
      <w:proofErr w:type="spellStart"/>
      <w:r w:rsidR="00C4702D" w:rsidRPr="004F1126">
        <w:rPr>
          <w:b/>
          <w:i/>
          <w:szCs w:val="20"/>
        </w:rPr>
        <w:t>uvm_analysis_imp_decl</w:t>
      </w:r>
      <w:proofErr w:type="spellEnd"/>
      <w:r w:rsidR="00C4702D" w:rsidRPr="008B2B36">
        <w:rPr>
          <w:szCs w:val="20"/>
        </w:rPr>
        <w:t xml:space="preserve"> macro need</w:t>
      </w:r>
      <w:r w:rsidR="003F7BE4">
        <w:rPr>
          <w:szCs w:val="20"/>
        </w:rPr>
        <w:t>s</w:t>
      </w:r>
      <w:r w:rsidR="00C4702D" w:rsidRPr="008B2B36">
        <w:rPr>
          <w:szCs w:val="20"/>
        </w:rPr>
        <w:t xml:space="preserve"> to be used to declare analysis imp export and its associated </w:t>
      </w:r>
      <w:r w:rsidR="00C4702D" w:rsidRPr="00FD1C9E">
        <w:rPr>
          <w:b/>
          <w:i/>
          <w:szCs w:val="20"/>
        </w:rPr>
        <w:t>write</w:t>
      </w:r>
      <w:r w:rsidR="00C4702D" w:rsidRPr="008B2B36">
        <w:rPr>
          <w:szCs w:val="20"/>
        </w:rPr>
        <w:t xml:space="preserve"> () method</w:t>
      </w:r>
      <w:r w:rsidR="00251343">
        <w:rPr>
          <w:szCs w:val="20"/>
        </w:rPr>
        <w:t xml:space="preserve"> for the </w:t>
      </w:r>
      <w:r w:rsidR="00A51F26">
        <w:rPr>
          <w:szCs w:val="20"/>
        </w:rPr>
        <w:t xml:space="preserve">remaining </w:t>
      </w:r>
      <w:r w:rsidR="00187210">
        <w:rPr>
          <w:szCs w:val="20"/>
        </w:rPr>
        <w:t>analysis export [2</w:t>
      </w:r>
      <w:r w:rsidR="00C4702D" w:rsidRPr="008B2B36">
        <w:rPr>
          <w:szCs w:val="20"/>
        </w:rPr>
        <w:t>].</w:t>
      </w:r>
    </w:p>
    <w:p w14:paraId="58C4B8F5" w14:textId="77777777" w:rsidR="001F5A92" w:rsidRPr="00C4702D" w:rsidRDefault="001F5A92" w:rsidP="00205F87">
      <w:pPr>
        <w:rPr>
          <w:noProof/>
          <w:sz w:val="16"/>
          <w:szCs w:val="20"/>
          <w:lang w:eastAsia="zh-CN"/>
        </w:rPr>
      </w:pPr>
    </w:p>
    <w:p w14:paraId="0DF8677F" w14:textId="584C402F" w:rsidR="00F9365A" w:rsidRDefault="00F7347F"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00471E53" wp14:editId="3761766F">
            <wp:extent cx="5943600" cy="4721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1_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21860"/>
                    </a:xfrm>
                    <a:prstGeom prst="rect">
                      <a:avLst/>
                    </a:prstGeom>
                  </pic:spPr>
                </pic:pic>
              </a:graphicData>
            </a:graphic>
          </wp:inline>
        </w:drawing>
      </w:r>
    </w:p>
    <w:p w14:paraId="0DA73A79" w14:textId="28271442" w:rsidR="00C4702D" w:rsidRPr="00C4702D" w:rsidRDefault="00C4702D" w:rsidP="00C4702D">
      <w:pPr>
        <w:pStyle w:val="Caption"/>
      </w:pPr>
      <w:bookmarkStart w:id="44" w:name="_Ref439594019"/>
      <w:r w:rsidRPr="00C4702D">
        <w:t xml:space="preserve">Figure </w:t>
      </w:r>
      <w:r w:rsidRPr="00C4702D">
        <w:fldChar w:fldCharType="begin"/>
      </w:r>
      <w:r w:rsidRPr="00C4702D">
        <w:instrText xml:space="preserve"> SEQ Figure \* ARABIC </w:instrText>
      </w:r>
      <w:r w:rsidRPr="00C4702D">
        <w:fldChar w:fldCharType="separate"/>
      </w:r>
      <w:r w:rsidR="00B030AD">
        <w:rPr>
          <w:noProof/>
        </w:rPr>
        <w:t>11</w:t>
      </w:r>
      <w:r w:rsidRPr="00C4702D">
        <w:fldChar w:fldCharType="end"/>
      </w:r>
      <w:bookmarkEnd w:id="44"/>
      <w:r w:rsidRPr="00C4702D">
        <w:rPr>
          <w:rFonts w:hint="eastAsia"/>
        </w:rPr>
        <w:t xml:space="preserve">. </w:t>
      </w:r>
      <w:proofErr w:type="spellStart"/>
      <w:r w:rsidRPr="001D6AAF">
        <w:rPr>
          <w:b/>
          <w:i/>
        </w:rPr>
        <w:t>pad_</w:t>
      </w:r>
      <w:r w:rsidR="00187210">
        <w:rPr>
          <w:b/>
          <w:i/>
        </w:rPr>
        <w:t>agent_</w:t>
      </w:r>
      <w:r w:rsidRPr="001D6AAF">
        <w:rPr>
          <w:b/>
          <w:i/>
        </w:rPr>
        <w:t>configuration</w:t>
      </w:r>
      <w:proofErr w:type="spellEnd"/>
      <w:r w:rsidR="001D6AAF">
        <w:rPr>
          <w:b/>
          <w:i/>
        </w:rPr>
        <w:t xml:space="preserve"> </w:t>
      </w:r>
      <w:r w:rsidR="001D6AAF" w:rsidRPr="001D6AAF">
        <w:t>properties definition example</w:t>
      </w:r>
    </w:p>
    <w:p w14:paraId="637AE46F" w14:textId="77777777" w:rsidR="00C4702D" w:rsidRPr="00C4702D" w:rsidRDefault="001D6AAF" w:rsidP="000A4700">
      <w:pPr>
        <w:rPr>
          <w:noProof/>
          <w:sz w:val="16"/>
          <w:szCs w:val="20"/>
          <w:lang w:eastAsia="zh-CN"/>
        </w:rPr>
      </w:pPr>
      <w:r>
        <w:rPr>
          <w:noProof/>
          <w:sz w:val="16"/>
          <w:szCs w:val="20"/>
          <w:lang w:eastAsia="zh-CN"/>
        </w:rPr>
        <w:t xml:space="preserve"> </w:t>
      </w:r>
    </w:p>
    <w:p w14:paraId="7C9A642A" w14:textId="19827D28" w:rsidR="00801B7D" w:rsidRPr="00750A9D" w:rsidRDefault="00304593" w:rsidP="00750A9D">
      <w:pPr>
        <w:pStyle w:val="Body"/>
        <w:spacing w:line="240" w:lineRule="auto"/>
        <w:ind w:firstLine="0"/>
        <w:jc w:val="center"/>
        <w:rPr>
          <w:noProof/>
          <w:sz w:val="20"/>
          <w:szCs w:val="20"/>
          <w:lang w:val="en-GB"/>
        </w:rPr>
      </w:pPr>
      <w:r>
        <w:rPr>
          <w:noProof/>
          <w:sz w:val="20"/>
          <w:szCs w:val="20"/>
          <w:lang w:eastAsia="en-US"/>
        </w:rPr>
        <w:lastRenderedPageBreak/>
        <w:drawing>
          <wp:inline distT="0" distB="0" distL="0" distR="0" wp14:anchorId="3E081863" wp14:editId="48A65B8B">
            <wp:extent cx="5943600" cy="215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2_reset_driver.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inline>
        </w:drawing>
      </w:r>
    </w:p>
    <w:p w14:paraId="4A01AA66" w14:textId="7B559743" w:rsidR="001F5A92" w:rsidRDefault="000A4700" w:rsidP="000A4700">
      <w:pPr>
        <w:pStyle w:val="Caption"/>
        <w:rPr>
          <w:lang w:eastAsia="zh-CN"/>
        </w:rPr>
      </w:pPr>
      <w:bookmarkStart w:id="45" w:name="_Ref439594935"/>
      <w:r w:rsidRPr="000A4700">
        <w:t xml:space="preserve">Figure </w:t>
      </w:r>
      <w:r w:rsidRPr="000A4700">
        <w:fldChar w:fldCharType="begin"/>
      </w:r>
      <w:r w:rsidRPr="000A4700">
        <w:instrText xml:space="preserve"> SEQ Figure \* ARABIC </w:instrText>
      </w:r>
      <w:r w:rsidRPr="000A4700">
        <w:fldChar w:fldCharType="separate"/>
      </w:r>
      <w:r w:rsidR="00B030AD">
        <w:rPr>
          <w:noProof/>
        </w:rPr>
        <w:t>12</w:t>
      </w:r>
      <w:r w:rsidRPr="000A4700">
        <w:fldChar w:fldCharType="end"/>
      </w:r>
      <w:bookmarkEnd w:id="45"/>
      <w:r w:rsidRPr="000A4700">
        <w:rPr>
          <w:rFonts w:hint="eastAsia"/>
        </w:rPr>
        <w:t>.</w:t>
      </w:r>
      <w:r w:rsidR="001F5A92" w:rsidRPr="000A4700">
        <w:t xml:space="preserve"> </w:t>
      </w:r>
      <w:r w:rsidR="00187210">
        <w:t xml:space="preserve">An example of </w:t>
      </w:r>
      <w:proofErr w:type="spellStart"/>
      <w:r w:rsidR="001F5A92" w:rsidRPr="00FD1C9E">
        <w:rPr>
          <w:b/>
          <w:i/>
        </w:rPr>
        <w:t>reset_driver</w:t>
      </w:r>
      <w:proofErr w:type="spellEnd"/>
      <w:r w:rsidR="00B95026" w:rsidRPr="00B95026">
        <w:t>.</w:t>
      </w:r>
      <w:r w:rsidR="00187210" w:rsidRPr="00B95026">
        <w:t xml:space="preserve"> </w:t>
      </w:r>
    </w:p>
    <w:p w14:paraId="3CF2F0BC" w14:textId="0FA6B43C" w:rsidR="009739F2" w:rsidRDefault="000A4700" w:rsidP="00205F87">
      <w:pPr>
        <w:rPr>
          <w:szCs w:val="20"/>
          <w:lang w:eastAsia="zh-CN"/>
        </w:rPr>
      </w:pPr>
      <w:r>
        <w:rPr>
          <w:noProof/>
          <w:sz w:val="16"/>
          <w:szCs w:val="20"/>
          <w:lang w:eastAsia="zh-CN"/>
        </w:rPr>
        <w:br w:type="page"/>
      </w:r>
      <w:proofErr w:type="spellStart"/>
      <w:r w:rsidR="009739F2" w:rsidRPr="004F1126">
        <w:rPr>
          <w:b/>
          <w:i/>
          <w:szCs w:val="20"/>
        </w:rPr>
        <w:lastRenderedPageBreak/>
        <w:t>stil_info_transaction</w:t>
      </w:r>
      <w:proofErr w:type="spellEnd"/>
      <w:r w:rsidR="00E70893">
        <w:rPr>
          <w:szCs w:val="20"/>
        </w:rPr>
        <w:t xml:space="preserve"> is defined in </w:t>
      </w:r>
      <w:r w:rsidR="00E70893">
        <w:rPr>
          <w:szCs w:val="20"/>
        </w:rPr>
        <w:fldChar w:fldCharType="begin"/>
      </w:r>
      <w:r w:rsidR="00E70893">
        <w:rPr>
          <w:szCs w:val="20"/>
        </w:rPr>
        <w:instrText xml:space="preserve"> REF _Ref439595809 \h </w:instrText>
      </w:r>
      <w:r w:rsidR="00E70893">
        <w:rPr>
          <w:szCs w:val="20"/>
        </w:rPr>
      </w:r>
      <w:r w:rsidR="00E70893">
        <w:rPr>
          <w:szCs w:val="20"/>
        </w:rPr>
        <w:fldChar w:fldCharType="separate"/>
      </w:r>
      <w:r w:rsidR="00E70893">
        <w:t>Fig.</w:t>
      </w:r>
      <w:r w:rsidR="00E70893" w:rsidRPr="000A4700">
        <w:t xml:space="preserve"> </w:t>
      </w:r>
      <w:r w:rsidR="00E70893">
        <w:rPr>
          <w:noProof/>
        </w:rPr>
        <w:t>13</w:t>
      </w:r>
      <w:r w:rsidR="00E70893">
        <w:rPr>
          <w:szCs w:val="20"/>
        </w:rPr>
        <w:fldChar w:fldCharType="end"/>
      </w:r>
      <w:r w:rsidR="009739F2" w:rsidRPr="008B2B36">
        <w:rPr>
          <w:szCs w:val="20"/>
        </w:rPr>
        <w:t xml:space="preserve">. </w:t>
      </w:r>
      <w:proofErr w:type="spellStart"/>
      <w:r w:rsidR="009739F2" w:rsidRPr="004F1126">
        <w:rPr>
          <w:b/>
          <w:i/>
          <w:szCs w:val="20"/>
        </w:rPr>
        <w:t>stil_info</w:t>
      </w:r>
      <w:proofErr w:type="spellEnd"/>
      <w:r w:rsidR="00E70893">
        <w:rPr>
          <w:szCs w:val="20"/>
        </w:rPr>
        <w:t xml:space="preserve"> is pads drive</w:t>
      </w:r>
      <w:r w:rsidR="009739F2" w:rsidRPr="008B2B36">
        <w:rPr>
          <w:szCs w:val="20"/>
        </w:rPr>
        <w:t xml:space="preserve"> and measure information and </w:t>
      </w:r>
      <w:r w:rsidR="00FD1C9E" w:rsidRPr="004F1126">
        <w:rPr>
          <w:b/>
          <w:i/>
          <w:szCs w:val="20"/>
        </w:rPr>
        <w:t>comment info</w:t>
      </w:r>
      <w:r w:rsidR="009739F2" w:rsidRPr="008B2B36">
        <w:rPr>
          <w:szCs w:val="20"/>
        </w:rPr>
        <w:t xml:space="preserve"> is </w:t>
      </w:r>
      <w:r w:rsidR="00F04707">
        <w:rPr>
          <w:szCs w:val="20"/>
        </w:rPr>
        <w:t xml:space="preserve">the </w:t>
      </w:r>
      <w:r w:rsidR="009739F2" w:rsidRPr="008B2B36">
        <w:rPr>
          <w:szCs w:val="20"/>
        </w:rPr>
        <w:t xml:space="preserve">comment going to be printed out with </w:t>
      </w:r>
      <w:r w:rsidR="00D62741" w:rsidRPr="008B2B36">
        <w:rPr>
          <w:szCs w:val="20"/>
        </w:rPr>
        <w:t xml:space="preserve">the </w:t>
      </w:r>
      <w:proofErr w:type="spellStart"/>
      <w:r w:rsidR="009739F2" w:rsidRPr="004F1126">
        <w:rPr>
          <w:b/>
          <w:i/>
          <w:szCs w:val="20"/>
        </w:rPr>
        <w:t>stil_info</w:t>
      </w:r>
      <w:proofErr w:type="spellEnd"/>
      <w:r w:rsidR="009739F2" w:rsidRPr="008B2B36">
        <w:rPr>
          <w:szCs w:val="20"/>
        </w:rPr>
        <w:t>.</w:t>
      </w:r>
    </w:p>
    <w:p w14:paraId="4F0A226E" w14:textId="11F884E0" w:rsidR="000A4700" w:rsidRPr="008B2B36" w:rsidRDefault="000A4700" w:rsidP="000A4700">
      <w:pPr>
        <w:rPr>
          <w:szCs w:val="20"/>
        </w:rPr>
      </w:pPr>
      <w:r w:rsidRPr="008B2B36">
        <w:rPr>
          <w:szCs w:val="20"/>
        </w:rPr>
        <w:t>In</w:t>
      </w:r>
      <w:r w:rsidR="00E70893">
        <w:rPr>
          <w:szCs w:val="20"/>
        </w:rPr>
        <w:t xml:space="preserve"> </w:t>
      </w:r>
      <w:r w:rsidR="00E70893">
        <w:rPr>
          <w:szCs w:val="20"/>
        </w:rPr>
        <w:fldChar w:fldCharType="begin"/>
      </w:r>
      <w:r w:rsidR="00E70893">
        <w:rPr>
          <w:szCs w:val="20"/>
        </w:rPr>
        <w:instrText xml:space="preserve"> REF _Ref438733860 \h </w:instrText>
      </w:r>
      <w:r w:rsidR="00E70893">
        <w:rPr>
          <w:szCs w:val="20"/>
        </w:rPr>
      </w:r>
      <w:r w:rsidR="00E70893">
        <w:rPr>
          <w:szCs w:val="20"/>
        </w:rPr>
        <w:fldChar w:fldCharType="separate"/>
      </w:r>
      <w:r w:rsidR="00E70893">
        <w:t>Fig.</w:t>
      </w:r>
      <w:r w:rsidR="00E70893" w:rsidRPr="000A4700">
        <w:t xml:space="preserve"> </w:t>
      </w:r>
      <w:r w:rsidR="00E70893">
        <w:rPr>
          <w:noProof/>
        </w:rPr>
        <w:t>14</w:t>
      </w:r>
      <w:r w:rsidR="00E70893">
        <w:rPr>
          <w:szCs w:val="20"/>
        </w:rPr>
        <w:fldChar w:fldCharType="end"/>
      </w:r>
      <w:r w:rsidRPr="008B2B36">
        <w:rPr>
          <w:szCs w:val="20"/>
        </w:rPr>
        <w:t xml:space="preserve">, each driver’s analysis port has its corresponding </w:t>
      </w:r>
      <w:r w:rsidRPr="00FD1C9E">
        <w:rPr>
          <w:b/>
          <w:i/>
          <w:szCs w:val="20"/>
        </w:rPr>
        <w:t>write</w:t>
      </w:r>
      <w:r w:rsidRPr="008B2B36">
        <w:rPr>
          <w:szCs w:val="20"/>
        </w:rPr>
        <w:t xml:space="preserve"> () method, a semaphore which has only one key and a group of </w:t>
      </w:r>
      <w:proofErr w:type="spellStart"/>
      <w:r w:rsidR="00F04707">
        <w:rPr>
          <w:szCs w:val="20"/>
        </w:rPr>
        <w:t>p</w:t>
      </w:r>
      <w:r w:rsidR="00FD1C9E" w:rsidRPr="008B2B36">
        <w:rPr>
          <w:szCs w:val="20"/>
        </w:rPr>
        <w:t>ing-</w:t>
      </w:r>
      <w:r w:rsidR="00F04707">
        <w:rPr>
          <w:szCs w:val="20"/>
        </w:rPr>
        <w:t>p</w:t>
      </w:r>
      <w:r w:rsidR="00FD1C9E" w:rsidRPr="008B2B36">
        <w:rPr>
          <w:szCs w:val="20"/>
        </w:rPr>
        <w:t>ong</w:t>
      </w:r>
      <w:proofErr w:type="spellEnd"/>
      <w:r w:rsidRPr="008B2B36">
        <w:rPr>
          <w:szCs w:val="20"/>
        </w:rPr>
        <w:t xml:space="preserve"> buffer</w:t>
      </w:r>
      <w:r w:rsidR="00F04707">
        <w:rPr>
          <w:szCs w:val="20"/>
        </w:rPr>
        <w:t>s</w:t>
      </w:r>
      <w:r w:rsidRPr="008B2B36">
        <w:rPr>
          <w:szCs w:val="20"/>
        </w:rPr>
        <w:t xml:space="preserve"> which </w:t>
      </w:r>
      <w:r w:rsidR="00F04707">
        <w:rPr>
          <w:szCs w:val="20"/>
        </w:rPr>
        <w:t>have</w:t>
      </w:r>
      <w:r w:rsidR="00F04707" w:rsidRPr="008B2B36">
        <w:rPr>
          <w:szCs w:val="20"/>
        </w:rPr>
        <w:t xml:space="preserve"> </w:t>
      </w:r>
      <w:r w:rsidRPr="008B2B36">
        <w:rPr>
          <w:szCs w:val="20"/>
        </w:rPr>
        <w:t>two variables</w:t>
      </w:r>
      <w:r w:rsidR="00F04707">
        <w:rPr>
          <w:szCs w:val="20"/>
        </w:rPr>
        <w:t>,</w:t>
      </w:r>
      <w:r w:rsidRPr="008B2B36">
        <w:rPr>
          <w:szCs w:val="20"/>
        </w:rPr>
        <w:t xml:space="preserve"> called </w:t>
      </w:r>
      <w:proofErr w:type="spellStart"/>
      <w:r w:rsidRPr="004F1126">
        <w:rPr>
          <w:b/>
          <w:i/>
          <w:szCs w:val="20"/>
        </w:rPr>
        <w:t>ping_data_rdy</w:t>
      </w:r>
      <w:proofErr w:type="spellEnd"/>
      <w:r w:rsidRPr="008B2B36">
        <w:rPr>
          <w:szCs w:val="20"/>
        </w:rPr>
        <w:t xml:space="preserve"> and </w:t>
      </w:r>
      <w:proofErr w:type="spellStart"/>
      <w:r w:rsidRPr="004F1126">
        <w:rPr>
          <w:b/>
          <w:i/>
          <w:szCs w:val="20"/>
        </w:rPr>
        <w:t>pong_data_rdy</w:t>
      </w:r>
      <w:proofErr w:type="spellEnd"/>
      <w:r w:rsidR="00F04707">
        <w:rPr>
          <w:b/>
          <w:i/>
          <w:szCs w:val="20"/>
        </w:rPr>
        <w:t>,</w:t>
      </w:r>
      <w:r w:rsidRPr="008B2B36">
        <w:rPr>
          <w:szCs w:val="20"/>
        </w:rPr>
        <w:t xml:space="preserve"> to indicate </w:t>
      </w:r>
      <w:proofErr w:type="spellStart"/>
      <w:r w:rsidR="00F04707">
        <w:rPr>
          <w:szCs w:val="20"/>
        </w:rPr>
        <w:t>p</w:t>
      </w:r>
      <w:r w:rsidR="00FD1C9E" w:rsidRPr="008B2B36">
        <w:rPr>
          <w:szCs w:val="20"/>
        </w:rPr>
        <w:t>ing-</w:t>
      </w:r>
      <w:r w:rsidR="00F04707">
        <w:rPr>
          <w:szCs w:val="20"/>
        </w:rPr>
        <w:t>p</w:t>
      </w:r>
      <w:r w:rsidR="00FD1C9E" w:rsidRPr="008B2B36">
        <w:rPr>
          <w:szCs w:val="20"/>
        </w:rPr>
        <w:t>ong</w:t>
      </w:r>
      <w:proofErr w:type="spellEnd"/>
      <w:r w:rsidRPr="008B2B36">
        <w:rPr>
          <w:szCs w:val="20"/>
        </w:rPr>
        <w:t xml:space="preserve"> buffer status.</w:t>
      </w:r>
    </w:p>
    <w:p w14:paraId="52D7B066" w14:textId="77777777" w:rsidR="000A4700" w:rsidRPr="00191C94" w:rsidRDefault="000A4700" w:rsidP="00191C94">
      <w:pPr>
        <w:rPr>
          <w:szCs w:val="20"/>
        </w:rPr>
      </w:pPr>
      <w:r w:rsidRPr="008B2B36">
        <w:rPr>
          <w:szCs w:val="20"/>
        </w:rPr>
        <w:t xml:space="preserve">The </w:t>
      </w:r>
      <w:proofErr w:type="spellStart"/>
      <w:r w:rsidRPr="004F1126">
        <w:rPr>
          <w:b/>
          <w:i/>
          <w:szCs w:val="20"/>
        </w:rPr>
        <w:t>stil_info_transaction</w:t>
      </w:r>
      <w:proofErr w:type="spellEnd"/>
      <w:r w:rsidRPr="008B2B36">
        <w:rPr>
          <w:szCs w:val="20"/>
        </w:rPr>
        <w:t xml:space="preserve"> written through a driver’s analysis port is stored in a </w:t>
      </w:r>
      <w:proofErr w:type="spellStart"/>
      <w:r w:rsidR="002C406D">
        <w:rPr>
          <w:szCs w:val="20"/>
        </w:rPr>
        <w:t>p</w:t>
      </w:r>
      <w:r w:rsidR="00FD1C9E" w:rsidRPr="008B2B36">
        <w:rPr>
          <w:szCs w:val="20"/>
        </w:rPr>
        <w:t>ing-</w:t>
      </w:r>
      <w:r w:rsidR="002C406D">
        <w:rPr>
          <w:szCs w:val="20"/>
        </w:rPr>
        <w:t>p</w:t>
      </w:r>
      <w:r w:rsidR="00FD1C9E" w:rsidRPr="008B2B36">
        <w:rPr>
          <w:szCs w:val="20"/>
        </w:rPr>
        <w:t>ong</w:t>
      </w:r>
      <w:proofErr w:type="spellEnd"/>
      <w:r w:rsidRPr="008B2B36">
        <w:rPr>
          <w:szCs w:val="20"/>
        </w:rPr>
        <w:t xml:space="preserve"> buffer group, each buffer stores one </w:t>
      </w:r>
      <w:proofErr w:type="spellStart"/>
      <w:r w:rsidRPr="004F1126">
        <w:rPr>
          <w:b/>
          <w:i/>
          <w:szCs w:val="20"/>
        </w:rPr>
        <w:t>stil_info_transaction</w:t>
      </w:r>
      <w:proofErr w:type="spellEnd"/>
      <w:r w:rsidR="00191C94">
        <w:rPr>
          <w:szCs w:val="20"/>
        </w:rPr>
        <w:t>.</w:t>
      </w:r>
    </w:p>
    <w:p w14:paraId="37971C1C" w14:textId="77777777" w:rsidR="000A4700" w:rsidRDefault="000A4700" w:rsidP="000A4700">
      <w:pPr>
        <w:pStyle w:val="Body"/>
        <w:spacing w:line="240" w:lineRule="auto"/>
        <w:ind w:firstLine="0"/>
        <w:jc w:val="center"/>
        <w:rPr>
          <w:noProof/>
          <w:sz w:val="20"/>
          <w:szCs w:val="20"/>
          <w:lang w:val="en-GB"/>
        </w:rPr>
      </w:pPr>
    </w:p>
    <w:p w14:paraId="3B1E3CF5" w14:textId="77777777" w:rsidR="00191C94" w:rsidRPr="00750A9D" w:rsidRDefault="00602E2F" w:rsidP="000A4700">
      <w:pPr>
        <w:pStyle w:val="Body"/>
        <w:spacing w:line="240" w:lineRule="auto"/>
        <w:ind w:firstLine="0"/>
        <w:jc w:val="center"/>
        <w:rPr>
          <w:noProof/>
          <w:sz w:val="20"/>
          <w:szCs w:val="20"/>
          <w:lang w:val="en-GB"/>
        </w:rPr>
      </w:pPr>
      <w:r>
        <w:rPr>
          <w:noProof/>
          <w:sz w:val="20"/>
          <w:szCs w:val="20"/>
          <w:lang w:eastAsia="en-US"/>
        </w:rPr>
        <w:drawing>
          <wp:inline distT="0" distB="0" distL="0" distR="0" wp14:anchorId="2D033AE0" wp14:editId="6FF6616A">
            <wp:extent cx="3684905" cy="128016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4905" cy="1280160"/>
                    </a:xfrm>
                    <a:prstGeom prst="rect">
                      <a:avLst/>
                    </a:prstGeom>
                    <a:noFill/>
                    <a:ln>
                      <a:noFill/>
                    </a:ln>
                  </pic:spPr>
                </pic:pic>
              </a:graphicData>
            </a:graphic>
          </wp:inline>
        </w:drawing>
      </w:r>
    </w:p>
    <w:p w14:paraId="1215543B" w14:textId="76E50A2A" w:rsidR="000A4700" w:rsidRPr="000A4700" w:rsidRDefault="000A4700" w:rsidP="000A4700">
      <w:pPr>
        <w:pStyle w:val="Caption"/>
      </w:pPr>
      <w:bookmarkStart w:id="46" w:name="_Ref439595809"/>
      <w:bookmarkStart w:id="47" w:name="_Ref439595784"/>
      <w:r w:rsidRPr="000A4700">
        <w:t xml:space="preserve">Figure </w:t>
      </w:r>
      <w:r w:rsidRPr="000A4700">
        <w:fldChar w:fldCharType="begin"/>
      </w:r>
      <w:r w:rsidRPr="000A4700">
        <w:instrText xml:space="preserve"> SEQ Figure \* ARABIC </w:instrText>
      </w:r>
      <w:r w:rsidRPr="000A4700">
        <w:fldChar w:fldCharType="separate"/>
      </w:r>
      <w:r w:rsidR="00B030AD">
        <w:rPr>
          <w:noProof/>
        </w:rPr>
        <w:t>13</w:t>
      </w:r>
      <w:r w:rsidRPr="000A4700">
        <w:fldChar w:fldCharType="end"/>
      </w:r>
      <w:bookmarkEnd w:id="46"/>
      <w:r w:rsidRPr="000A4700">
        <w:rPr>
          <w:rFonts w:hint="eastAsia"/>
        </w:rPr>
        <w:t xml:space="preserve">. </w:t>
      </w:r>
      <w:proofErr w:type="spellStart"/>
      <w:r w:rsidRPr="00E70893">
        <w:rPr>
          <w:b/>
          <w:i/>
        </w:rPr>
        <w:t>stil_info_transaction</w:t>
      </w:r>
      <w:proofErr w:type="spellEnd"/>
      <w:r w:rsidR="00E70893">
        <w:t xml:space="preserve"> properties.</w:t>
      </w:r>
      <w:bookmarkEnd w:id="47"/>
    </w:p>
    <w:p w14:paraId="574D0B03" w14:textId="77777777" w:rsidR="000A4700" w:rsidRPr="000A4700" w:rsidRDefault="000A4700" w:rsidP="00205F87">
      <w:pPr>
        <w:rPr>
          <w:sz w:val="16"/>
          <w:szCs w:val="20"/>
          <w:lang w:eastAsia="zh-CN"/>
        </w:rPr>
      </w:pPr>
    </w:p>
    <w:p w14:paraId="41AC590B" w14:textId="1B5CFE31" w:rsidR="00987C9D" w:rsidRDefault="00AD1D99" w:rsidP="00750A9D">
      <w:pPr>
        <w:pStyle w:val="Body"/>
        <w:spacing w:line="240" w:lineRule="auto"/>
        <w:ind w:firstLine="0"/>
        <w:jc w:val="center"/>
        <w:rPr>
          <w:noProof/>
          <w:sz w:val="20"/>
          <w:szCs w:val="20"/>
          <w:lang w:val="en-GB"/>
        </w:rPr>
      </w:pPr>
      <w:r>
        <w:rPr>
          <w:noProof/>
          <w:sz w:val="20"/>
          <w:szCs w:val="20"/>
          <w:lang w:eastAsia="en-US"/>
        </w:rPr>
        <w:lastRenderedPageBreak/>
        <w:drawing>
          <wp:inline distT="0" distB="0" distL="0" distR="0" wp14:anchorId="59905745" wp14:editId="2EDC5A36">
            <wp:extent cx="5943600" cy="5904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4_stil_generator.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04230"/>
                    </a:xfrm>
                    <a:prstGeom prst="rect">
                      <a:avLst/>
                    </a:prstGeom>
                  </pic:spPr>
                </pic:pic>
              </a:graphicData>
            </a:graphic>
          </wp:inline>
        </w:drawing>
      </w:r>
    </w:p>
    <w:p w14:paraId="0BE0C481" w14:textId="0240A3BB" w:rsidR="000A4700" w:rsidRPr="000A4700" w:rsidRDefault="000A4700" w:rsidP="000A4700">
      <w:pPr>
        <w:pStyle w:val="Caption"/>
      </w:pPr>
      <w:bookmarkStart w:id="48" w:name="_Ref438733860"/>
      <w:r w:rsidRPr="000A4700">
        <w:t xml:space="preserve">Figure </w:t>
      </w:r>
      <w:r w:rsidRPr="000A4700">
        <w:fldChar w:fldCharType="begin"/>
      </w:r>
      <w:r w:rsidRPr="000A4700">
        <w:instrText xml:space="preserve"> SEQ Figure \* ARABIC </w:instrText>
      </w:r>
      <w:r w:rsidRPr="000A4700">
        <w:fldChar w:fldCharType="separate"/>
      </w:r>
      <w:r w:rsidR="00B030AD">
        <w:rPr>
          <w:noProof/>
        </w:rPr>
        <w:t>14</w:t>
      </w:r>
      <w:r w:rsidRPr="000A4700">
        <w:fldChar w:fldCharType="end"/>
      </w:r>
      <w:bookmarkEnd w:id="48"/>
      <w:r w:rsidRPr="000A4700">
        <w:rPr>
          <w:rFonts w:hint="eastAsia"/>
        </w:rPr>
        <w:t xml:space="preserve">. </w:t>
      </w:r>
      <w:proofErr w:type="spellStart"/>
      <w:r w:rsidR="00AF3BE1">
        <w:rPr>
          <w:b/>
          <w:i/>
        </w:rPr>
        <w:t>STIL_generator</w:t>
      </w:r>
      <w:proofErr w:type="spellEnd"/>
      <w:r w:rsidR="00E70893">
        <w:rPr>
          <w:b/>
          <w:i/>
        </w:rPr>
        <w:t xml:space="preserve"> </w:t>
      </w:r>
      <w:r w:rsidR="00E70893" w:rsidRPr="00E70893">
        <w:t>block diagram.</w:t>
      </w:r>
    </w:p>
    <w:p w14:paraId="48DF439B" w14:textId="19ACBDAB" w:rsidR="00D62741" w:rsidRPr="008B2B36" w:rsidRDefault="000A4700" w:rsidP="00205F87">
      <w:pPr>
        <w:rPr>
          <w:szCs w:val="20"/>
        </w:rPr>
      </w:pPr>
      <w:r>
        <w:rPr>
          <w:sz w:val="16"/>
          <w:szCs w:val="20"/>
          <w:lang w:eastAsia="zh-CN"/>
        </w:rPr>
        <w:br w:type="page"/>
      </w:r>
      <w:r w:rsidR="00D62741" w:rsidRPr="008B2B36">
        <w:rPr>
          <w:szCs w:val="20"/>
        </w:rPr>
        <w:lastRenderedPageBreak/>
        <w:t xml:space="preserve">The </w:t>
      </w:r>
      <w:proofErr w:type="spellStart"/>
      <w:r w:rsidR="00AF3BE1">
        <w:rPr>
          <w:b/>
          <w:i/>
          <w:szCs w:val="20"/>
        </w:rPr>
        <w:t>STIL_generator</w:t>
      </w:r>
      <w:proofErr w:type="spellEnd"/>
      <w:r w:rsidR="00D62741" w:rsidRPr="008B2B36">
        <w:rPr>
          <w:szCs w:val="20"/>
        </w:rPr>
        <w:t xml:space="preserve"> need</w:t>
      </w:r>
      <w:r w:rsidR="00022F0C">
        <w:rPr>
          <w:szCs w:val="20"/>
        </w:rPr>
        <w:t>s to</w:t>
      </w:r>
      <w:r w:rsidR="00D62741" w:rsidRPr="008B2B36">
        <w:rPr>
          <w:szCs w:val="20"/>
        </w:rPr>
        <w:t xml:space="preserve"> collect all </w:t>
      </w:r>
      <w:proofErr w:type="spellStart"/>
      <w:r w:rsidR="00D62741" w:rsidRPr="004F1126">
        <w:rPr>
          <w:b/>
          <w:i/>
          <w:szCs w:val="20"/>
        </w:rPr>
        <w:t>stil_info_transaction</w:t>
      </w:r>
      <w:proofErr w:type="spellEnd"/>
      <w:r w:rsidR="00D62741" w:rsidRPr="008B2B36">
        <w:rPr>
          <w:szCs w:val="20"/>
        </w:rPr>
        <w:t xml:space="preserve"> coming from </w:t>
      </w:r>
      <w:r w:rsidR="00022F0C">
        <w:rPr>
          <w:szCs w:val="20"/>
        </w:rPr>
        <w:t>the</w:t>
      </w:r>
      <w:r w:rsidR="00022F0C" w:rsidRPr="008B2B36">
        <w:rPr>
          <w:szCs w:val="20"/>
        </w:rPr>
        <w:t xml:space="preserve"> </w:t>
      </w:r>
      <w:r w:rsidR="00D62741" w:rsidRPr="008B2B36">
        <w:rPr>
          <w:szCs w:val="20"/>
        </w:rPr>
        <w:t xml:space="preserve">same simulation time slot, </w:t>
      </w:r>
      <w:r w:rsidR="00210598">
        <w:rPr>
          <w:szCs w:val="20"/>
        </w:rPr>
        <w:t xml:space="preserve">to </w:t>
      </w:r>
      <w:r w:rsidR="00D62741" w:rsidRPr="008B2B36">
        <w:rPr>
          <w:szCs w:val="20"/>
        </w:rPr>
        <w:t xml:space="preserve">concatenate </w:t>
      </w:r>
      <w:proofErr w:type="spellStart"/>
      <w:r w:rsidR="00D62741" w:rsidRPr="004F1126">
        <w:rPr>
          <w:b/>
          <w:i/>
          <w:szCs w:val="20"/>
        </w:rPr>
        <w:t>stil_info</w:t>
      </w:r>
      <w:proofErr w:type="spellEnd"/>
      <w:r w:rsidR="00D62741" w:rsidRPr="008B2B36">
        <w:rPr>
          <w:szCs w:val="20"/>
        </w:rPr>
        <w:t xml:space="preserve"> of every </w:t>
      </w:r>
      <w:proofErr w:type="spellStart"/>
      <w:r w:rsidR="00D62741" w:rsidRPr="004F1126">
        <w:rPr>
          <w:b/>
          <w:i/>
          <w:szCs w:val="20"/>
        </w:rPr>
        <w:t>stil_info_transaction</w:t>
      </w:r>
      <w:proofErr w:type="spellEnd"/>
      <w:r w:rsidR="00022F0C" w:rsidRPr="00AF3BE1">
        <w:rPr>
          <w:szCs w:val="20"/>
        </w:rPr>
        <w:t>,</w:t>
      </w:r>
      <w:r w:rsidR="00D62741" w:rsidRPr="008B2B36">
        <w:rPr>
          <w:szCs w:val="20"/>
        </w:rPr>
        <w:t xml:space="preserve"> and </w:t>
      </w:r>
      <w:r w:rsidR="00210598">
        <w:rPr>
          <w:szCs w:val="20"/>
        </w:rPr>
        <w:t xml:space="preserve">to </w:t>
      </w:r>
      <w:r w:rsidR="00D62741" w:rsidRPr="008B2B36">
        <w:rPr>
          <w:szCs w:val="20"/>
        </w:rPr>
        <w:t xml:space="preserve">write them out as a single test vector.  To make sure </w:t>
      </w:r>
      <w:proofErr w:type="spellStart"/>
      <w:r w:rsidR="00D62741" w:rsidRPr="004F1126">
        <w:rPr>
          <w:b/>
          <w:i/>
          <w:szCs w:val="20"/>
        </w:rPr>
        <w:t>stil_generator</w:t>
      </w:r>
      <w:proofErr w:type="spellEnd"/>
      <w:r w:rsidR="00D62741" w:rsidRPr="008B2B36">
        <w:rPr>
          <w:szCs w:val="20"/>
        </w:rPr>
        <w:t xml:space="preserve"> does not miss any </w:t>
      </w:r>
      <w:proofErr w:type="spellStart"/>
      <w:r w:rsidR="00D62741" w:rsidRPr="004F1126">
        <w:rPr>
          <w:b/>
          <w:i/>
          <w:szCs w:val="20"/>
        </w:rPr>
        <w:t>stil_info_transaction</w:t>
      </w:r>
      <w:proofErr w:type="spellEnd"/>
      <w:r w:rsidR="00D62741" w:rsidRPr="008B2B36">
        <w:rPr>
          <w:szCs w:val="20"/>
        </w:rPr>
        <w:t xml:space="preserve"> from </w:t>
      </w:r>
      <w:r w:rsidR="00415931">
        <w:rPr>
          <w:szCs w:val="20"/>
        </w:rPr>
        <w:t>the</w:t>
      </w:r>
      <w:r w:rsidR="00415931" w:rsidRPr="008B2B36">
        <w:rPr>
          <w:szCs w:val="20"/>
        </w:rPr>
        <w:t xml:space="preserve"> </w:t>
      </w:r>
      <w:r w:rsidR="00D62741" w:rsidRPr="008B2B36">
        <w:rPr>
          <w:szCs w:val="20"/>
        </w:rPr>
        <w:t>same time slot</w:t>
      </w:r>
      <w:r w:rsidR="00840EDE" w:rsidRPr="008B2B36">
        <w:rPr>
          <w:szCs w:val="20"/>
        </w:rPr>
        <w:t xml:space="preserve">, it </w:t>
      </w:r>
      <w:r w:rsidR="00210598">
        <w:rPr>
          <w:szCs w:val="20"/>
        </w:rPr>
        <w:t>has</w:t>
      </w:r>
      <w:r w:rsidR="005328E6">
        <w:rPr>
          <w:szCs w:val="20"/>
        </w:rPr>
        <w:t xml:space="preserve"> </w:t>
      </w:r>
      <w:r w:rsidR="00BA23EF">
        <w:rPr>
          <w:szCs w:val="20"/>
        </w:rPr>
        <w:t xml:space="preserve">to </w:t>
      </w:r>
      <w:r w:rsidR="00AF3BE1">
        <w:rPr>
          <w:szCs w:val="20"/>
        </w:rPr>
        <w:t xml:space="preserve">suspend the </w:t>
      </w:r>
      <w:proofErr w:type="spellStart"/>
      <w:r w:rsidR="00AF3BE1" w:rsidRPr="00AF3BE1">
        <w:rPr>
          <w:b/>
          <w:i/>
          <w:szCs w:val="20"/>
        </w:rPr>
        <w:t>run_phase</w:t>
      </w:r>
      <w:proofErr w:type="spellEnd"/>
      <w:r w:rsidR="00AF3BE1">
        <w:rPr>
          <w:szCs w:val="20"/>
        </w:rPr>
        <w:t xml:space="preserve"> </w:t>
      </w:r>
      <w:r w:rsidR="00D62741" w:rsidRPr="008B2B36">
        <w:rPr>
          <w:szCs w:val="20"/>
        </w:rPr>
        <w:t xml:space="preserve">task in </w:t>
      </w:r>
      <w:proofErr w:type="spellStart"/>
      <w:r w:rsidR="00D62741" w:rsidRPr="004F1126">
        <w:rPr>
          <w:b/>
          <w:i/>
          <w:szCs w:val="20"/>
        </w:rPr>
        <w:t>stil_generator</w:t>
      </w:r>
      <w:proofErr w:type="spellEnd"/>
      <w:r w:rsidR="00210598">
        <w:rPr>
          <w:szCs w:val="20"/>
        </w:rPr>
        <w:t xml:space="preserve"> until all other</w:t>
      </w:r>
      <w:r w:rsidR="00D62741" w:rsidRPr="008B2B36">
        <w:rPr>
          <w:szCs w:val="20"/>
        </w:rPr>
        <w:t xml:space="preserve"> </w:t>
      </w:r>
      <w:proofErr w:type="spellStart"/>
      <w:r w:rsidR="00AF3BE1" w:rsidRPr="00AF3BE1">
        <w:rPr>
          <w:b/>
          <w:i/>
          <w:szCs w:val="20"/>
        </w:rPr>
        <w:t>run_phase</w:t>
      </w:r>
      <w:proofErr w:type="spellEnd"/>
      <w:r w:rsidR="00D62741" w:rsidRPr="008B2B36">
        <w:rPr>
          <w:szCs w:val="20"/>
        </w:rPr>
        <w:t xml:space="preserve"> task</w:t>
      </w:r>
      <w:r w:rsidR="00210598">
        <w:rPr>
          <w:szCs w:val="20"/>
        </w:rPr>
        <w:t>s</w:t>
      </w:r>
      <w:r w:rsidR="00D62741" w:rsidRPr="008B2B36">
        <w:rPr>
          <w:szCs w:val="20"/>
        </w:rPr>
        <w:t xml:space="preserve"> finish. </w:t>
      </w:r>
      <w:r>
        <w:rPr>
          <w:rFonts w:hint="eastAsia"/>
          <w:szCs w:val="20"/>
          <w:lang w:eastAsia="zh-CN"/>
        </w:rPr>
        <w:t xml:space="preserve"> </w:t>
      </w:r>
      <w:r w:rsidR="00840EDE" w:rsidRPr="008B2B36">
        <w:rPr>
          <w:szCs w:val="20"/>
        </w:rPr>
        <w:t>However,</w:t>
      </w:r>
      <w:r w:rsidR="00D62741" w:rsidRPr="008B2B36">
        <w:rPr>
          <w:szCs w:val="20"/>
        </w:rPr>
        <w:t xml:space="preserve"> in UVM</w:t>
      </w:r>
      <w:r w:rsidR="00415931">
        <w:rPr>
          <w:szCs w:val="20"/>
        </w:rPr>
        <w:t>,</w:t>
      </w:r>
      <w:r w:rsidR="00D62741" w:rsidRPr="008B2B36">
        <w:rPr>
          <w:szCs w:val="20"/>
        </w:rPr>
        <w:t xml:space="preserve"> </w:t>
      </w:r>
      <w:r w:rsidR="00210598">
        <w:rPr>
          <w:szCs w:val="20"/>
        </w:rPr>
        <w:t xml:space="preserve">because </w:t>
      </w:r>
      <w:r w:rsidR="00D62741" w:rsidRPr="008B2B36">
        <w:rPr>
          <w:szCs w:val="20"/>
        </w:rPr>
        <w:t xml:space="preserve">all </w:t>
      </w:r>
      <w:proofErr w:type="spellStart"/>
      <w:r w:rsidR="00D62741" w:rsidRPr="004F1126">
        <w:rPr>
          <w:b/>
          <w:i/>
          <w:szCs w:val="20"/>
        </w:rPr>
        <w:t>uvm_component</w:t>
      </w:r>
      <w:proofErr w:type="spellEnd"/>
      <w:r w:rsidR="00D62741" w:rsidRPr="008B2B36">
        <w:rPr>
          <w:szCs w:val="20"/>
        </w:rPr>
        <w:t xml:space="preserve"> </w:t>
      </w:r>
      <w:proofErr w:type="spellStart"/>
      <w:r w:rsidR="00AF3BE1" w:rsidRPr="00AF3BE1">
        <w:rPr>
          <w:b/>
          <w:i/>
          <w:szCs w:val="20"/>
        </w:rPr>
        <w:t>run_phase</w:t>
      </w:r>
      <w:proofErr w:type="spellEnd"/>
      <w:r w:rsidR="00AF3BE1">
        <w:rPr>
          <w:szCs w:val="20"/>
        </w:rPr>
        <w:t xml:space="preserve"> tasks </w:t>
      </w:r>
      <w:r w:rsidR="00D62741" w:rsidRPr="008B2B36">
        <w:rPr>
          <w:szCs w:val="20"/>
        </w:rPr>
        <w:t xml:space="preserve">are executed in parallel and </w:t>
      </w:r>
      <w:r w:rsidR="00210598">
        <w:rPr>
          <w:szCs w:val="20"/>
        </w:rPr>
        <w:t xml:space="preserve">the </w:t>
      </w:r>
      <w:proofErr w:type="spellStart"/>
      <w:r w:rsidR="00D62741" w:rsidRPr="004F1126">
        <w:rPr>
          <w:b/>
          <w:i/>
          <w:szCs w:val="20"/>
        </w:rPr>
        <w:t>stil_generator</w:t>
      </w:r>
      <w:proofErr w:type="spellEnd"/>
      <w:r w:rsidR="00D62741" w:rsidRPr="008B2B36">
        <w:rPr>
          <w:szCs w:val="20"/>
        </w:rPr>
        <w:t xml:space="preserve"> itself is </w:t>
      </w:r>
      <w:r w:rsidR="00840EDE" w:rsidRPr="008B2B36">
        <w:rPr>
          <w:szCs w:val="20"/>
        </w:rPr>
        <w:t>an</w:t>
      </w:r>
      <w:r w:rsidR="00D62741" w:rsidRPr="008B2B36">
        <w:rPr>
          <w:szCs w:val="20"/>
        </w:rPr>
        <w:t xml:space="preserve"> </w:t>
      </w:r>
      <w:proofErr w:type="spellStart"/>
      <w:r w:rsidR="00D62741" w:rsidRPr="004F1126">
        <w:rPr>
          <w:b/>
          <w:i/>
          <w:szCs w:val="20"/>
        </w:rPr>
        <w:t>uvm_component</w:t>
      </w:r>
      <w:proofErr w:type="spellEnd"/>
      <w:r w:rsidR="00D62741" w:rsidRPr="008B2B36">
        <w:rPr>
          <w:rFonts w:ascii="Helvetica" w:hAnsi="Helvetica" w:cs="Helvetica"/>
          <w:color w:val="000000"/>
          <w:szCs w:val="20"/>
          <w:lang w:eastAsia="zh-CN"/>
        </w:rPr>
        <w:t xml:space="preserve">, </w:t>
      </w:r>
      <w:r w:rsidR="00210598">
        <w:rPr>
          <w:szCs w:val="20"/>
        </w:rPr>
        <w:t xml:space="preserve">there is no </w:t>
      </w:r>
      <w:r w:rsidR="00D62741" w:rsidRPr="008B2B36">
        <w:rPr>
          <w:szCs w:val="20"/>
        </w:rPr>
        <w:t>easy way to schedule the simulation events in</w:t>
      </w:r>
      <w:r w:rsidR="00AF3BE1">
        <w:rPr>
          <w:szCs w:val="20"/>
        </w:rPr>
        <w:t xml:space="preserve"> </w:t>
      </w:r>
      <w:proofErr w:type="spellStart"/>
      <w:r w:rsidR="00D62741" w:rsidRPr="004F1126">
        <w:rPr>
          <w:b/>
          <w:i/>
          <w:szCs w:val="20"/>
        </w:rPr>
        <w:t>stil_generator</w:t>
      </w:r>
      <w:r w:rsidR="00AF3BE1" w:rsidRPr="00AF3BE1">
        <w:rPr>
          <w:szCs w:val="20"/>
        </w:rPr>
        <w:t>’s</w:t>
      </w:r>
      <w:proofErr w:type="spellEnd"/>
      <w:r w:rsidR="00AF3BE1">
        <w:rPr>
          <w:szCs w:val="20"/>
        </w:rPr>
        <w:t xml:space="preserve"> </w:t>
      </w:r>
      <w:proofErr w:type="spellStart"/>
      <w:r w:rsidR="00AF3BE1" w:rsidRPr="00AF3BE1">
        <w:rPr>
          <w:b/>
          <w:i/>
          <w:szCs w:val="20"/>
        </w:rPr>
        <w:t>run_phase</w:t>
      </w:r>
      <w:proofErr w:type="spellEnd"/>
      <w:r w:rsidR="00D62741" w:rsidRPr="008B2B36">
        <w:rPr>
          <w:szCs w:val="20"/>
        </w:rPr>
        <w:t xml:space="preserve"> task to </w:t>
      </w:r>
      <w:r w:rsidR="00210598">
        <w:rPr>
          <w:szCs w:val="20"/>
        </w:rPr>
        <w:t xml:space="preserve">be </w:t>
      </w:r>
      <w:r w:rsidR="00D62741" w:rsidRPr="008B2B36">
        <w:rPr>
          <w:szCs w:val="20"/>
        </w:rPr>
        <w:t>execute</w:t>
      </w:r>
      <w:r w:rsidR="00210598">
        <w:rPr>
          <w:szCs w:val="20"/>
        </w:rPr>
        <w:t>d</w:t>
      </w:r>
      <w:r w:rsidR="00D62741" w:rsidRPr="008B2B36">
        <w:rPr>
          <w:szCs w:val="20"/>
        </w:rPr>
        <w:t xml:space="preserve"> </w:t>
      </w:r>
      <w:r w:rsidR="00210598">
        <w:rPr>
          <w:szCs w:val="20"/>
        </w:rPr>
        <w:t>after</w:t>
      </w:r>
      <w:r w:rsidR="00D62741" w:rsidRPr="008B2B36">
        <w:rPr>
          <w:szCs w:val="20"/>
        </w:rPr>
        <w:t xml:space="preserve"> all </w:t>
      </w:r>
      <w:r w:rsidR="00210598">
        <w:rPr>
          <w:szCs w:val="20"/>
        </w:rPr>
        <w:t xml:space="preserve">other </w:t>
      </w:r>
      <w:r w:rsidR="00AF3BE1">
        <w:rPr>
          <w:szCs w:val="20"/>
        </w:rPr>
        <w:t xml:space="preserve">drivers’ </w:t>
      </w:r>
      <w:proofErr w:type="spellStart"/>
      <w:r w:rsidR="00AF3BE1" w:rsidRPr="00AF3BE1">
        <w:rPr>
          <w:b/>
          <w:i/>
          <w:szCs w:val="20"/>
        </w:rPr>
        <w:t>run_phase</w:t>
      </w:r>
      <w:proofErr w:type="spellEnd"/>
      <w:r w:rsidR="00AF3BE1">
        <w:rPr>
          <w:szCs w:val="20"/>
        </w:rPr>
        <w:t xml:space="preserve"> </w:t>
      </w:r>
      <w:r w:rsidR="00D62741" w:rsidRPr="008B2B36">
        <w:rPr>
          <w:szCs w:val="20"/>
        </w:rPr>
        <w:t xml:space="preserve">task events </w:t>
      </w:r>
      <w:r w:rsidR="00143784" w:rsidRPr="008B2B36">
        <w:rPr>
          <w:szCs w:val="20"/>
        </w:rPr>
        <w:t>finish.</w:t>
      </w:r>
    </w:p>
    <w:p w14:paraId="38317ABC" w14:textId="5BED125B" w:rsidR="00832EF5" w:rsidRPr="008B2B36" w:rsidRDefault="00D62741" w:rsidP="00205F87">
      <w:pPr>
        <w:rPr>
          <w:szCs w:val="20"/>
        </w:rPr>
      </w:pPr>
      <w:r w:rsidRPr="008B2B36">
        <w:rPr>
          <w:szCs w:val="20"/>
        </w:rPr>
        <w:t>To resolve this</w:t>
      </w:r>
      <w:r w:rsidR="00210598">
        <w:rPr>
          <w:szCs w:val="20"/>
        </w:rPr>
        <w:t xml:space="preserve"> issue</w:t>
      </w:r>
      <w:r w:rsidRPr="008B2B36">
        <w:rPr>
          <w:szCs w:val="20"/>
        </w:rPr>
        <w:t xml:space="preserve">, a group of </w:t>
      </w:r>
      <w:proofErr w:type="spellStart"/>
      <w:r w:rsidR="0054728F">
        <w:rPr>
          <w:szCs w:val="20"/>
        </w:rPr>
        <w:t>p</w:t>
      </w:r>
      <w:r w:rsidR="00795895" w:rsidRPr="008B2B36">
        <w:rPr>
          <w:szCs w:val="20"/>
        </w:rPr>
        <w:t>ing-</w:t>
      </w:r>
      <w:r w:rsidR="0054728F">
        <w:rPr>
          <w:szCs w:val="20"/>
        </w:rPr>
        <w:t>p</w:t>
      </w:r>
      <w:r w:rsidR="00795895" w:rsidRPr="008B2B36">
        <w:rPr>
          <w:szCs w:val="20"/>
        </w:rPr>
        <w:t>ong</w:t>
      </w:r>
      <w:proofErr w:type="spellEnd"/>
      <w:r w:rsidRPr="008B2B36">
        <w:rPr>
          <w:szCs w:val="20"/>
        </w:rPr>
        <w:t xml:space="preserve"> buffer</w:t>
      </w:r>
      <w:r w:rsidR="0054728F">
        <w:rPr>
          <w:szCs w:val="20"/>
        </w:rPr>
        <w:t>s</w:t>
      </w:r>
      <w:r w:rsidRPr="008B2B36">
        <w:rPr>
          <w:szCs w:val="20"/>
        </w:rPr>
        <w:t xml:space="preserve"> is introduced. The </w:t>
      </w:r>
      <w:r w:rsidRPr="00795895">
        <w:rPr>
          <w:b/>
          <w:i/>
          <w:szCs w:val="20"/>
        </w:rPr>
        <w:t>write</w:t>
      </w:r>
      <w:r w:rsidRPr="008B2B36">
        <w:rPr>
          <w:szCs w:val="20"/>
        </w:rPr>
        <w:t xml:space="preserve"> () </w:t>
      </w:r>
      <w:r w:rsidR="00143784" w:rsidRPr="008B2B36">
        <w:rPr>
          <w:szCs w:val="20"/>
        </w:rPr>
        <w:t>method</w:t>
      </w:r>
      <w:r w:rsidRPr="008B2B36">
        <w:rPr>
          <w:szCs w:val="20"/>
        </w:rPr>
        <w:t xml:space="preserve"> always write</w:t>
      </w:r>
      <w:r w:rsidR="00143784" w:rsidRPr="008B2B36">
        <w:rPr>
          <w:szCs w:val="20"/>
        </w:rPr>
        <w:t>s</w:t>
      </w:r>
      <w:r w:rsidRPr="008B2B36">
        <w:rPr>
          <w:szCs w:val="20"/>
        </w:rPr>
        <w:t xml:space="preserve"> </w:t>
      </w:r>
      <w:r w:rsidR="004E6D6C">
        <w:rPr>
          <w:szCs w:val="20"/>
        </w:rPr>
        <w:t xml:space="preserve">the </w:t>
      </w:r>
      <w:r w:rsidRPr="008B2B36">
        <w:rPr>
          <w:szCs w:val="20"/>
        </w:rPr>
        <w:t xml:space="preserve">ping buffer </w:t>
      </w:r>
      <w:r w:rsidR="00AF3BE1">
        <w:rPr>
          <w:szCs w:val="20"/>
        </w:rPr>
        <w:t xml:space="preserve">first </w:t>
      </w:r>
      <w:r w:rsidRPr="008B2B36">
        <w:rPr>
          <w:szCs w:val="20"/>
        </w:rPr>
        <w:t xml:space="preserve">and then </w:t>
      </w:r>
      <w:r w:rsidR="004E6D6C">
        <w:rPr>
          <w:szCs w:val="20"/>
        </w:rPr>
        <w:t xml:space="preserve">the </w:t>
      </w:r>
      <w:r w:rsidRPr="008B2B36">
        <w:rPr>
          <w:szCs w:val="20"/>
        </w:rPr>
        <w:t xml:space="preserve">pong buffer, </w:t>
      </w:r>
      <w:r w:rsidR="00BE7FA9">
        <w:rPr>
          <w:szCs w:val="20"/>
        </w:rPr>
        <w:t>so</w:t>
      </w:r>
      <w:r w:rsidRPr="008B2B36">
        <w:rPr>
          <w:szCs w:val="20"/>
        </w:rPr>
        <w:t xml:space="preserve"> </w:t>
      </w:r>
      <w:r w:rsidR="00BE7FA9">
        <w:rPr>
          <w:szCs w:val="20"/>
        </w:rPr>
        <w:t xml:space="preserve">the </w:t>
      </w:r>
      <w:r w:rsidRPr="008B2B36">
        <w:rPr>
          <w:szCs w:val="20"/>
        </w:rPr>
        <w:t>ping data and pong data come at different simulation time slot</w:t>
      </w:r>
      <w:r w:rsidR="004E6D6C">
        <w:rPr>
          <w:szCs w:val="20"/>
        </w:rPr>
        <w:t>s</w:t>
      </w:r>
      <w:r w:rsidR="00BE7FA9">
        <w:rPr>
          <w:szCs w:val="20"/>
        </w:rPr>
        <w:t>.  O</w:t>
      </w:r>
      <w:r w:rsidRPr="008B2B36">
        <w:rPr>
          <w:szCs w:val="20"/>
        </w:rPr>
        <w:t xml:space="preserve">nce a group of </w:t>
      </w:r>
      <w:proofErr w:type="spellStart"/>
      <w:r w:rsidR="004E6D6C">
        <w:rPr>
          <w:szCs w:val="20"/>
        </w:rPr>
        <w:t>p</w:t>
      </w:r>
      <w:r w:rsidR="00795895" w:rsidRPr="008B2B36">
        <w:rPr>
          <w:szCs w:val="20"/>
        </w:rPr>
        <w:t>ing-</w:t>
      </w:r>
      <w:r w:rsidR="004E6D6C">
        <w:rPr>
          <w:szCs w:val="20"/>
        </w:rPr>
        <w:t>p</w:t>
      </w:r>
      <w:r w:rsidR="00795895" w:rsidRPr="008B2B36">
        <w:rPr>
          <w:szCs w:val="20"/>
        </w:rPr>
        <w:t>ong</w:t>
      </w:r>
      <w:proofErr w:type="spellEnd"/>
      <w:r w:rsidRPr="008B2B36">
        <w:rPr>
          <w:szCs w:val="20"/>
        </w:rPr>
        <w:t xml:space="preserve"> buffer</w:t>
      </w:r>
      <w:r w:rsidR="004E6D6C">
        <w:rPr>
          <w:szCs w:val="20"/>
        </w:rPr>
        <w:t>s</w:t>
      </w:r>
      <w:r w:rsidRPr="008B2B36">
        <w:rPr>
          <w:szCs w:val="20"/>
        </w:rPr>
        <w:t xml:space="preserve"> is full, which indicates the simulatio</w:t>
      </w:r>
      <w:r w:rsidR="00BE7FA9">
        <w:rPr>
          <w:szCs w:val="20"/>
        </w:rPr>
        <w:t>n has already moved forward, it will be</w:t>
      </w:r>
      <w:r w:rsidRPr="008B2B36">
        <w:rPr>
          <w:szCs w:val="20"/>
        </w:rPr>
        <w:t xml:space="preserve"> the right time to collect all ping </w:t>
      </w:r>
      <w:r w:rsidR="00BE7FA9">
        <w:rPr>
          <w:szCs w:val="20"/>
        </w:rPr>
        <w:t>buffer data and write them out.</w:t>
      </w:r>
    </w:p>
    <w:p w14:paraId="5D3E4793" w14:textId="27ED4468" w:rsidR="00D62741" w:rsidRPr="008B2B36" w:rsidRDefault="00D62741" w:rsidP="00AF4134">
      <w:pPr>
        <w:rPr>
          <w:szCs w:val="20"/>
        </w:rPr>
      </w:pPr>
      <w:r w:rsidRPr="00757881">
        <w:rPr>
          <w:szCs w:val="20"/>
        </w:rPr>
        <w:t xml:space="preserve">The </w:t>
      </w:r>
      <w:proofErr w:type="spellStart"/>
      <w:r w:rsidRPr="00BE7FA9">
        <w:rPr>
          <w:b/>
          <w:i/>
          <w:szCs w:val="20"/>
        </w:rPr>
        <w:t>run_phase</w:t>
      </w:r>
      <w:proofErr w:type="spellEnd"/>
      <w:r w:rsidRPr="00757881">
        <w:rPr>
          <w:szCs w:val="20"/>
        </w:rPr>
        <w:t xml:space="preserve"> task</w:t>
      </w:r>
      <w:r w:rsidR="00BE7FA9">
        <w:rPr>
          <w:szCs w:val="20"/>
        </w:rPr>
        <w:t xml:space="preserve"> of </w:t>
      </w:r>
      <w:proofErr w:type="spellStart"/>
      <w:r w:rsidR="00BE7FA9" w:rsidRPr="004F1126">
        <w:rPr>
          <w:b/>
          <w:i/>
          <w:szCs w:val="20"/>
        </w:rPr>
        <w:t>stil_generator</w:t>
      </w:r>
      <w:proofErr w:type="spellEnd"/>
      <w:r w:rsidR="00BE7FA9">
        <w:rPr>
          <w:szCs w:val="20"/>
        </w:rPr>
        <w:t>,</w:t>
      </w:r>
      <w:r w:rsidRPr="00757881">
        <w:rPr>
          <w:szCs w:val="20"/>
        </w:rPr>
        <w:t xml:space="preserve"> as show</w:t>
      </w:r>
      <w:r w:rsidR="00BE7FA9">
        <w:rPr>
          <w:szCs w:val="20"/>
        </w:rPr>
        <w:t>n</w:t>
      </w:r>
      <w:r w:rsidR="00AF3BE1">
        <w:rPr>
          <w:szCs w:val="20"/>
        </w:rPr>
        <w:t xml:space="preserve"> in </w:t>
      </w:r>
      <w:r w:rsidR="00AF3BE1">
        <w:rPr>
          <w:szCs w:val="20"/>
        </w:rPr>
        <w:fldChar w:fldCharType="begin"/>
      </w:r>
      <w:r w:rsidR="00AF3BE1">
        <w:rPr>
          <w:szCs w:val="20"/>
        </w:rPr>
        <w:instrText xml:space="preserve"> REF _Ref438733860 \h </w:instrText>
      </w:r>
      <w:r w:rsidR="00AF3BE1">
        <w:rPr>
          <w:szCs w:val="20"/>
        </w:rPr>
      </w:r>
      <w:r w:rsidR="00AF3BE1">
        <w:rPr>
          <w:szCs w:val="20"/>
        </w:rPr>
        <w:fldChar w:fldCharType="separate"/>
      </w:r>
      <w:r w:rsidR="00AF3BE1">
        <w:t>Fig.</w:t>
      </w:r>
      <w:r w:rsidR="00AF3BE1" w:rsidRPr="000A4700">
        <w:t xml:space="preserve"> </w:t>
      </w:r>
      <w:r w:rsidR="00AF3BE1">
        <w:rPr>
          <w:noProof/>
        </w:rPr>
        <w:t>14</w:t>
      </w:r>
      <w:r w:rsidR="00AF3BE1">
        <w:rPr>
          <w:szCs w:val="20"/>
        </w:rPr>
        <w:fldChar w:fldCharType="end"/>
      </w:r>
      <w:r w:rsidR="00BA23EF">
        <w:rPr>
          <w:szCs w:val="20"/>
        </w:rPr>
        <w:t>, al</w:t>
      </w:r>
      <w:r w:rsidRPr="00757881">
        <w:rPr>
          <w:szCs w:val="20"/>
        </w:rPr>
        <w:t>ways check</w:t>
      </w:r>
      <w:r w:rsidR="00BE7FA9">
        <w:rPr>
          <w:szCs w:val="20"/>
        </w:rPr>
        <w:t>s</w:t>
      </w:r>
      <w:r w:rsidRPr="00757881">
        <w:rPr>
          <w:szCs w:val="20"/>
        </w:rPr>
        <w:t xml:space="preserve"> if a dri</w:t>
      </w:r>
      <w:r w:rsidR="00832EF5" w:rsidRPr="00757881">
        <w:rPr>
          <w:szCs w:val="20"/>
        </w:rPr>
        <w:t xml:space="preserve">ver’s </w:t>
      </w:r>
      <w:proofErr w:type="spellStart"/>
      <w:r w:rsidR="0040245B">
        <w:rPr>
          <w:szCs w:val="20"/>
        </w:rPr>
        <w:t>p</w:t>
      </w:r>
      <w:r w:rsidR="00795895" w:rsidRPr="00757881">
        <w:rPr>
          <w:szCs w:val="20"/>
        </w:rPr>
        <w:t>ing-</w:t>
      </w:r>
      <w:r w:rsidR="0040245B">
        <w:rPr>
          <w:szCs w:val="20"/>
        </w:rPr>
        <w:t>p</w:t>
      </w:r>
      <w:r w:rsidR="00795895" w:rsidRPr="00757881">
        <w:rPr>
          <w:szCs w:val="20"/>
        </w:rPr>
        <w:t>ong</w:t>
      </w:r>
      <w:proofErr w:type="spellEnd"/>
      <w:r w:rsidR="00832EF5" w:rsidRPr="00757881">
        <w:rPr>
          <w:szCs w:val="20"/>
        </w:rPr>
        <w:t xml:space="preserve"> buffer </w:t>
      </w:r>
      <w:r w:rsidR="00BE7FA9">
        <w:rPr>
          <w:szCs w:val="20"/>
        </w:rPr>
        <w:t xml:space="preserve">group </w:t>
      </w:r>
      <w:r w:rsidR="00832EF5" w:rsidRPr="00757881">
        <w:rPr>
          <w:szCs w:val="20"/>
        </w:rPr>
        <w:t xml:space="preserve">is full. </w:t>
      </w:r>
      <w:r w:rsidR="00BE7FA9">
        <w:rPr>
          <w:szCs w:val="20"/>
        </w:rPr>
        <w:t xml:space="preserve"> </w:t>
      </w:r>
      <w:r w:rsidR="00832EF5" w:rsidRPr="00757881">
        <w:rPr>
          <w:szCs w:val="20"/>
        </w:rPr>
        <w:t>If</w:t>
      </w:r>
      <w:r w:rsidRPr="00757881">
        <w:rPr>
          <w:szCs w:val="20"/>
        </w:rPr>
        <w:t xml:space="preserve"> </w:t>
      </w:r>
      <w:r w:rsidR="00BE7FA9">
        <w:rPr>
          <w:szCs w:val="20"/>
        </w:rPr>
        <w:t>the result is</w:t>
      </w:r>
      <w:r w:rsidRPr="00757881">
        <w:rPr>
          <w:szCs w:val="20"/>
        </w:rPr>
        <w:t xml:space="preserve"> true, it will query each key of the semaphore belong</w:t>
      </w:r>
      <w:r w:rsidR="0040245B">
        <w:rPr>
          <w:szCs w:val="20"/>
        </w:rPr>
        <w:t>ing</w:t>
      </w:r>
      <w:r w:rsidRPr="00757881">
        <w:rPr>
          <w:szCs w:val="20"/>
        </w:rPr>
        <w:t xml:space="preserve"> to </w:t>
      </w:r>
      <w:r w:rsidR="0040245B">
        <w:rPr>
          <w:szCs w:val="20"/>
        </w:rPr>
        <w:t xml:space="preserve">the </w:t>
      </w:r>
      <w:r w:rsidRPr="00757881">
        <w:rPr>
          <w:szCs w:val="20"/>
        </w:rPr>
        <w:t>corresponding driver</w:t>
      </w:r>
      <w:r w:rsidR="00B810FA">
        <w:rPr>
          <w:szCs w:val="20"/>
        </w:rPr>
        <w:t>.</w:t>
      </w:r>
      <w:r w:rsidRPr="00757881">
        <w:rPr>
          <w:szCs w:val="20"/>
        </w:rPr>
        <w:t xml:space="preserve"> </w:t>
      </w:r>
      <w:r w:rsidR="00CD1EF7">
        <w:rPr>
          <w:szCs w:val="20"/>
        </w:rPr>
        <w:t xml:space="preserve"> O</w:t>
      </w:r>
      <w:r w:rsidRPr="00757881">
        <w:rPr>
          <w:szCs w:val="20"/>
        </w:rPr>
        <w:t xml:space="preserve">nce </w:t>
      </w:r>
      <w:r w:rsidR="00CD1EF7">
        <w:rPr>
          <w:szCs w:val="20"/>
        </w:rPr>
        <w:t xml:space="preserve">it </w:t>
      </w:r>
      <w:r w:rsidRPr="00757881">
        <w:rPr>
          <w:szCs w:val="20"/>
        </w:rPr>
        <w:t>get</w:t>
      </w:r>
      <w:r w:rsidR="00CD1EF7">
        <w:rPr>
          <w:szCs w:val="20"/>
        </w:rPr>
        <w:t>s</w:t>
      </w:r>
      <w:r w:rsidRPr="00757881">
        <w:rPr>
          <w:szCs w:val="20"/>
        </w:rPr>
        <w:t xml:space="preserve"> all the keys, </w:t>
      </w:r>
      <w:r w:rsidR="00BE7FA9">
        <w:rPr>
          <w:szCs w:val="20"/>
        </w:rPr>
        <w:t xml:space="preserve">it will then </w:t>
      </w:r>
      <w:r w:rsidR="00143784" w:rsidRPr="00757881">
        <w:rPr>
          <w:szCs w:val="20"/>
        </w:rPr>
        <w:t>fetch all ping buffer data,</w:t>
      </w:r>
      <w:r w:rsidRPr="00757881">
        <w:rPr>
          <w:szCs w:val="20"/>
        </w:rPr>
        <w:t xml:space="preserve"> update</w:t>
      </w:r>
      <w:r w:rsidR="00CD1EF7">
        <w:rPr>
          <w:szCs w:val="20"/>
        </w:rPr>
        <w:t xml:space="preserve"> the</w:t>
      </w:r>
      <w:r w:rsidRPr="00757881">
        <w:rPr>
          <w:szCs w:val="20"/>
        </w:rPr>
        <w:t xml:space="preserve"> </w:t>
      </w:r>
      <w:proofErr w:type="spellStart"/>
      <w:r w:rsidR="00CD1EF7">
        <w:rPr>
          <w:szCs w:val="20"/>
        </w:rPr>
        <w:t>p</w:t>
      </w:r>
      <w:r w:rsidR="00757881" w:rsidRPr="00757881">
        <w:rPr>
          <w:szCs w:val="20"/>
        </w:rPr>
        <w:t>ing-</w:t>
      </w:r>
      <w:r w:rsidR="00CD1EF7">
        <w:rPr>
          <w:szCs w:val="20"/>
        </w:rPr>
        <w:t>p</w:t>
      </w:r>
      <w:r w:rsidR="00757881" w:rsidRPr="00757881">
        <w:rPr>
          <w:szCs w:val="20"/>
        </w:rPr>
        <w:t>ong</w:t>
      </w:r>
      <w:proofErr w:type="spellEnd"/>
      <w:r w:rsidRPr="00757881">
        <w:rPr>
          <w:szCs w:val="20"/>
        </w:rPr>
        <w:t xml:space="preserve"> buffer</w:t>
      </w:r>
      <w:r w:rsidR="00BE7FA9">
        <w:rPr>
          <w:szCs w:val="20"/>
        </w:rPr>
        <w:t xml:space="preserve"> group</w:t>
      </w:r>
      <w:r w:rsidR="00CD1EF7">
        <w:rPr>
          <w:szCs w:val="20"/>
        </w:rPr>
        <w:t>s</w:t>
      </w:r>
      <w:r w:rsidRPr="00757881">
        <w:rPr>
          <w:szCs w:val="20"/>
        </w:rPr>
        <w:t xml:space="preserve"> (if both ping and pong buffer</w:t>
      </w:r>
      <w:r w:rsidR="00CD1EF7">
        <w:rPr>
          <w:szCs w:val="20"/>
        </w:rPr>
        <w:t>s</w:t>
      </w:r>
      <w:r w:rsidRPr="00757881">
        <w:rPr>
          <w:szCs w:val="20"/>
        </w:rPr>
        <w:t xml:space="preserve"> </w:t>
      </w:r>
      <w:r w:rsidR="00CD1EF7">
        <w:rPr>
          <w:szCs w:val="20"/>
        </w:rPr>
        <w:t>are</w:t>
      </w:r>
      <w:r w:rsidRPr="00757881">
        <w:rPr>
          <w:szCs w:val="20"/>
        </w:rPr>
        <w:t xml:space="preserve"> empty, do not</w:t>
      </w:r>
      <w:r w:rsidR="00CD1EF7">
        <w:rPr>
          <w:szCs w:val="20"/>
        </w:rPr>
        <w:t>h</w:t>
      </w:r>
      <w:r w:rsidRPr="00757881">
        <w:rPr>
          <w:szCs w:val="20"/>
        </w:rPr>
        <w:t xml:space="preserve">ing; if </w:t>
      </w:r>
      <w:r w:rsidR="00CD1EF7">
        <w:rPr>
          <w:szCs w:val="20"/>
        </w:rPr>
        <w:t xml:space="preserve">the </w:t>
      </w:r>
      <w:r w:rsidRPr="00757881">
        <w:rPr>
          <w:szCs w:val="20"/>
        </w:rPr>
        <w:t xml:space="preserve">ping buffer is full and pong buffer is empty, clear </w:t>
      </w:r>
      <w:proofErr w:type="spellStart"/>
      <w:r w:rsidRPr="00BE7FA9">
        <w:rPr>
          <w:b/>
          <w:i/>
          <w:szCs w:val="20"/>
        </w:rPr>
        <w:t>ping_data_rdy</w:t>
      </w:r>
      <w:proofErr w:type="spellEnd"/>
      <w:r w:rsidRPr="00757881">
        <w:rPr>
          <w:szCs w:val="20"/>
        </w:rPr>
        <w:t>; if both ping and pong buffer</w:t>
      </w:r>
      <w:r w:rsidR="00CD1EF7">
        <w:rPr>
          <w:szCs w:val="20"/>
        </w:rPr>
        <w:t>s</w:t>
      </w:r>
      <w:r w:rsidRPr="00757881">
        <w:rPr>
          <w:szCs w:val="20"/>
        </w:rPr>
        <w:t xml:space="preserve"> </w:t>
      </w:r>
      <w:r w:rsidR="00CD1EF7">
        <w:rPr>
          <w:szCs w:val="20"/>
        </w:rPr>
        <w:t>are</w:t>
      </w:r>
      <w:r w:rsidRPr="00757881">
        <w:rPr>
          <w:szCs w:val="20"/>
        </w:rPr>
        <w:t xml:space="preserve"> full, copy </w:t>
      </w:r>
      <w:r w:rsidR="00CD1EF7">
        <w:rPr>
          <w:szCs w:val="20"/>
        </w:rPr>
        <w:t xml:space="preserve">the </w:t>
      </w:r>
      <w:r w:rsidRPr="00757881">
        <w:rPr>
          <w:szCs w:val="20"/>
        </w:rPr>
        <w:t>pong buffer data to</w:t>
      </w:r>
      <w:r w:rsidR="00CD1EF7">
        <w:rPr>
          <w:szCs w:val="20"/>
        </w:rPr>
        <w:t xml:space="preserve"> the</w:t>
      </w:r>
      <w:r w:rsidRPr="00757881">
        <w:rPr>
          <w:szCs w:val="20"/>
        </w:rPr>
        <w:t xml:space="preserve"> ping buffer and clear </w:t>
      </w:r>
      <w:proofErr w:type="spellStart"/>
      <w:r w:rsidRPr="00BE7FA9">
        <w:rPr>
          <w:b/>
          <w:i/>
          <w:szCs w:val="20"/>
        </w:rPr>
        <w:t>pong_data_rdy</w:t>
      </w:r>
      <w:proofErr w:type="spellEnd"/>
      <w:r w:rsidR="00CD1EF7">
        <w:rPr>
          <w:szCs w:val="20"/>
        </w:rPr>
        <w:t>)</w:t>
      </w:r>
      <w:r w:rsidR="00850E60">
        <w:rPr>
          <w:szCs w:val="20"/>
        </w:rPr>
        <w:t xml:space="preserve">, </w:t>
      </w:r>
      <w:r w:rsidR="00BA23EF">
        <w:rPr>
          <w:szCs w:val="20"/>
        </w:rPr>
        <w:t xml:space="preserve">and </w:t>
      </w:r>
      <w:r w:rsidRPr="00757881">
        <w:rPr>
          <w:szCs w:val="20"/>
        </w:rPr>
        <w:t>put back all keys and write a test vector to STIL pattern.</w:t>
      </w:r>
    </w:p>
    <w:p w14:paraId="394CC4F8" w14:textId="77777777" w:rsidR="001F7669" w:rsidRPr="008B2B36" w:rsidRDefault="00BE7E78" w:rsidP="00205F87">
      <w:pPr>
        <w:pStyle w:val="Heading1"/>
      </w:pPr>
      <w:r>
        <w:rPr>
          <w:rFonts w:eastAsia="宋体" w:hint="eastAsia"/>
          <w:lang w:eastAsia="zh-CN"/>
        </w:rPr>
        <w:t xml:space="preserve">III.  </w:t>
      </w:r>
      <w:r w:rsidR="00D45B43" w:rsidRPr="008B2B36">
        <w:t xml:space="preserve"> </w:t>
      </w:r>
      <w:r w:rsidR="001F7669" w:rsidRPr="008B2B36">
        <w:t>DFT TDR Abstraction</w:t>
      </w:r>
    </w:p>
    <w:p w14:paraId="512D2D84" w14:textId="77777777" w:rsidR="006C1816" w:rsidRDefault="001F7669" w:rsidP="00205F87">
      <w:pPr>
        <w:pStyle w:val="Heading2"/>
      </w:pPr>
      <w:r w:rsidRPr="008B2B36">
        <w:t>Idea Overview</w:t>
      </w:r>
    </w:p>
    <w:p w14:paraId="4D380F79" w14:textId="16C9D49B" w:rsidR="006C1816" w:rsidRPr="00757881" w:rsidRDefault="006C1816" w:rsidP="00205F87">
      <w:pPr>
        <w:rPr>
          <w:szCs w:val="20"/>
          <w:lang w:eastAsia="zh-CN"/>
        </w:rPr>
      </w:pPr>
      <w:r w:rsidRPr="00757881">
        <w:rPr>
          <w:szCs w:val="20"/>
        </w:rPr>
        <w:t xml:space="preserve">For ultra-large-scale SoC, </w:t>
      </w:r>
      <w:r w:rsidR="00B07868" w:rsidRPr="00757881">
        <w:rPr>
          <w:szCs w:val="20"/>
        </w:rPr>
        <w:t>usually there is</w:t>
      </w:r>
      <w:r w:rsidR="00CD43EB" w:rsidRPr="00757881">
        <w:rPr>
          <w:szCs w:val="20"/>
        </w:rPr>
        <w:t xml:space="preserve"> a group of TDRs</w:t>
      </w:r>
      <w:r w:rsidR="00B915E4" w:rsidRPr="00757881">
        <w:rPr>
          <w:szCs w:val="20"/>
        </w:rPr>
        <w:t>, which are either IEEE 1500 or IEEE 1149.1 complian</w:t>
      </w:r>
      <w:r w:rsidR="00F83B4B">
        <w:rPr>
          <w:szCs w:val="20"/>
        </w:rPr>
        <w:t>ce</w:t>
      </w:r>
      <w:r w:rsidR="00B915E4" w:rsidRPr="00757881">
        <w:rPr>
          <w:szCs w:val="20"/>
        </w:rPr>
        <w:t xml:space="preserve">, </w:t>
      </w:r>
      <w:r w:rsidR="00703ED9" w:rsidRPr="00757881">
        <w:rPr>
          <w:szCs w:val="20"/>
        </w:rPr>
        <w:t xml:space="preserve">being </w:t>
      </w:r>
      <w:r w:rsidR="003867C8" w:rsidRPr="00757881">
        <w:rPr>
          <w:szCs w:val="20"/>
        </w:rPr>
        <w:t>used</w:t>
      </w:r>
      <w:r w:rsidR="00CD43EB" w:rsidRPr="00757881">
        <w:rPr>
          <w:szCs w:val="20"/>
        </w:rPr>
        <w:t xml:space="preserve"> to configure the DFT design of a tile or a large design block.</w:t>
      </w:r>
      <w:r w:rsidR="00F83B4B">
        <w:rPr>
          <w:szCs w:val="20"/>
        </w:rPr>
        <w:t xml:space="preserve"> </w:t>
      </w:r>
      <w:r w:rsidR="00CD43EB" w:rsidRPr="00757881">
        <w:rPr>
          <w:szCs w:val="20"/>
        </w:rPr>
        <w:t xml:space="preserve"> </w:t>
      </w:r>
      <w:r w:rsidR="00B915E4" w:rsidRPr="00757881">
        <w:rPr>
          <w:szCs w:val="20"/>
        </w:rPr>
        <w:t>The TDR groups among different tiles are chained together using IEE</w:t>
      </w:r>
      <w:r w:rsidR="00703ED9" w:rsidRPr="00757881">
        <w:rPr>
          <w:szCs w:val="20"/>
        </w:rPr>
        <w:t xml:space="preserve">E 1687 protocol. </w:t>
      </w:r>
      <w:r w:rsidR="00B915E4" w:rsidRPr="00757881">
        <w:rPr>
          <w:szCs w:val="20"/>
        </w:rPr>
        <w:t xml:space="preserve"> </w:t>
      </w:r>
      <w:r w:rsidR="009213C9">
        <w:rPr>
          <w:szCs w:val="20"/>
        </w:rPr>
        <w:fldChar w:fldCharType="begin"/>
      </w:r>
      <w:r w:rsidR="009213C9">
        <w:rPr>
          <w:szCs w:val="20"/>
        </w:rPr>
        <w:instrText xml:space="preserve"> REF _Ref439597010 \h </w:instrText>
      </w:r>
      <w:r w:rsidR="009213C9">
        <w:rPr>
          <w:szCs w:val="20"/>
        </w:rPr>
      </w:r>
      <w:r w:rsidR="009213C9">
        <w:rPr>
          <w:szCs w:val="20"/>
        </w:rPr>
        <w:fldChar w:fldCharType="separate"/>
      </w:r>
      <w:r w:rsidR="009213C9">
        <w:t>Fig.</w:t>
      </w:r>
      <w:r w:rsidR="009213C9" w:rsidRPr="000A4700">
        <w:t xml:space="preserve"> </w:t>
      </w:r>
      <w:r w:rsidR="009213C9">
        <w:rPr>
          <w:noProof/>
        </w:rPr>
        <w:t>15</w:t>
      </w:r>
      <w:r w:rsidR="009213C9">
        <w:rPr>
          <w:szCs w:val="20"/>
        </w:rPr>
        <w:fldChar w:fldCharType="end"/>
      </w:r>
      <w:r w:rsidR="009213C9">
        <w:rPr>
          <w:szCs w:val="20"/>
        </w:rPr>
        <w:t xml:space="preserve"> </w:t>
      </w:r>
      <w:r w:rsidR="00703ED9" w:rsidRPr="00757881">
        <w:rPr>
          <w:szCs w:val="20"/>
        </w:rPr>
        <w:t>is an example of DFT TDR access network.</w:t>
      </w:r>
    </w:p>
    <w:p w14:paraId="7AB66BB9" w14:textId="77777777" w:rsidR="00DD47B1" w:rsidRPr="00F845FF" w:rsidRDefault="00EC2D07" w:rsidP="00CD1767">
      <w:r>
        <w:t xml:space="preserve">It is necessary to </w:t>
      </w:r>
      <w:r w:rsidRPr="008B2B36">
        <w:rPr>
          <w:szCs w:val="20"/>
        </w:rPr>
        <w:t>level up TDR access in RAL</w:t>
      </w:r>
      <w:r>
        <w:rPr>
          <w:szCs w:val="20"/>
        </w:rPr>
        <w:t>, so as to</w:t>
      </w:r>
      <w:r w:rsidR="00DD47B1">
        <w:t xml:space="preserve"> make </w:t>
      </w:r>
      <w:r>
        <w:t>it easy to migrate UVM tests</w:t>
      </w:r>
      <w:r w:rsidR="00DD47B1">
        <w:t xml:space="preserve"> developing from this UVM-based DFT verification environment</w:t>
      </w:r>
      <w:r>
        <w:t xml:space="preserve"> </w:t>
      </w:r>
      <w:r w:rsidR="00F83B4B">
        <w:t xml:space="preserve">among </w:t>
      </w:r>
      <w:r w:rsidR="00F83B4B" w:rsidRPr="00F83B4B">
        <w:t>verification environments and tests from block to system levels</w:t>
      </w:r>
      <w:r>
        <w:t xml:space="preserve">.  By doing </w:t>
      </w:r>
      <w:proofErr w:type="gramStart"/>
      <w:r>
        <w:t>this test writers</w:t>
      </w:r>
      <w:proofErr w:type="gramEnd"/>
      <w:r>
        <w:t xml:space="preserve"> can focus on test sequences </w:t>
      </w:r>
      <w:r w:rsidR="00CD1767">
        <w:t>as such</w:t>
      </w:r>
      <w:r>
        <w:t>,</w:t>
      </w:r>
      <w:r w:rsidR="00CD1767">
        <w:t xml:space="preserve"> rather than </w:t>
      </w:r>
      <w:r w:rsidR="003F4016" w:rsidRPr="00757881">
        <w:rPr>
          <w:szCs w:val="20"/>
        </w:rPr>
        <w:t>the c</w:t>
      </w:r>
      <w:r w:rsidR="00CD1767">
        <w:rPr>
          <w:szCs w:val="20"/>
        </w:rPr>
        <w:t xml:space="preserve">omplex operation of accessing every </w:t>
      </w:r>
      <w:r w:rsidR="003F4016" w:rsidRPr="00757881">
        <w:rPr>
          <w:szCs w:val="20"/>
        </w:rPr>
        <w:t>TDR hierarchically located in the network</w:t>
      </w:r>
      <w:r w:rsidR="00DD47B1">
        <w:rPr>
          <w:szCs w:val="20"/>
        </w:rPr>
        <w:t>.</w:t>
      </w:r>
    </w:p>
    <w:p w14:paraId="434F7F15" w14:textId="77777777" w:rsidR="000A4700" w:rsidRPr="008B2B36" w:rsidRDefault="000A4700" w:rsidP="00CD1767">
      <w:pPr>
        <w:rPr>
          <w:szCs w:val="20"/>
        </w:rPr>
      </w:pPr>
      <w:r w:rsidRPr="008B2B36">
        <w:rPr>
          <w:szCs w:val="20"/>
        </w:rPr>
        <w:t xml:space="preserve">For </w:t>
      </w:r>
      <w:r w:rsidRPr="0014238C">
        <w:rPr>
          <w:szCs w:val="20"/>
        </w:rPr>
        <w:t>non-</w:t>
      </w:r>
      <w:r w:rsidRPr="008B2B36">
        <w:rPr>
          <w:szCs w:val="20"/>
        </w:rPr>
        <w:t>UVM</w:t>
      </w:r>
      <w:r w:rsidR="00745285">
        <w:rPr>
          <w:szCs w:val="20"/>
        </w:rPr>
        <w:t>-</w:t>
      </w:r>
      <w:r w:rsidRPr="008B2B36">
        <w:rPr>
          <w:szCs w:val="20"/>
        </w:rPr>
        <w:t xml:space="preserve">based environment, the normal way is to define a base class according to its protocol (for example, </w:t>
      </w:r>
      <w:r w:rsidR="00CD1767">
        <w:rPr>
          <w:szCs w:val="20"/>
        </w:rPr>
        <w:t xml:space="preserve">to </w:t>
      </w:r>
      <w:r w:rsidRPr="008B2B36">
        <w:rPr>
          <w:szCs w:val="20"/>
        </w:rPr>
        <w:t xml:space="preserve">define an IEEE1500 TDR base class and an IEEE 1149 TDR base class) and wrap </w:t>
      </w:r>
      <w:r w:rsidR="00CD1767">
        <w:rPr>
          <w:szCs w:val="20"/>
        </w:rPr>
        <w:t xml:space="preserve">up </w:t>
      </w:r>
      <w:r w:rsidRPr="008B2B36">
        <w:rPr>
          <w:szCs w:val="20"/>
        </w:rPr>
        <w:t xml:space="preserve">a TDR access operation inside its extension. </w:t>
      </w:r>
      <w:r w:rsidR="00CD1767">
        <w:rPr>
          <w:szCs w:val="20"/>
        </w:rPr>
        <w:t xml:space="preserve"> </w:t>
      </w:r>
      <w:r w:rsidRPr="008B2B36">
        <w:rPr>
          <w:szCs w:val="20"/>
        </w:rPr>
        <w:t>When DFT access network changes, the wrapped</w:t>
      </w:r>
      <w:r w:rsidR="00CD1767">
        <w:rPr>
          <w:szCs w:val="20"/>
        </w:rPr>
        <w:t>-up</w:t>
      </w:r>
      <w:r w:rsidRPr="008B2B36">
        <w:rPr>
          <w:szCs w:val="20"/>
        </w:rPr>
        <w:t xml:space="preserve"> access operation</w:t>
      </w:r>
      <w:r w:rsidR="00CD1767">
        <w:rPr>
          <w:szCs w:val="20"/>
        </w:rPr>
        <w:t xml:space="preserve"> in each TDR class</w:t>
      </w:r>
      <w:r w:rsidRPr="008B2B36">
        <w:rPr>
          <w:szCs w:val="20"/>
        </w:rPr>
        <w:t xml:space="preserve"> has to </w:t>
      </w:r>
      <w:r w:rsidR="00CD1767">
        <w:rPr>
          <w:szCs w:val="20"/>
        </w:rPr>
        <w:t xml:space="preserve">be </w:t>
      </w:r>
      <w:r w:rsidRPr="008B2B36">
        <w:rPr>
          <w:szCs w:val="20"/>
        </w:rPr>
        <w:t>update</w:t>
      </w:r>
      <w:r w:rsidR="00CD1767">
        <w:rPr>
          <w:szCs w:val="20"/>
        </w:rPr>
        <w:t>d</w:t>
      </w:r>
      <w:r w:rsidRPr="008B2B36">
        <w:rPr>
          <w:szCs w:val="20"/>
        </w:rPr>
        <w:t xml:space="preserve"> accordingly. </w:t>
      </w:r>
      <w:r w:rsidR="00CD1767">
        <w:rPr>
          <w:szCs w:val="20"/>
        </w:rPr>
        <w:t xml:space="preserve"> Such</w:t>
      </w:r>
      <w:r w:rsidRPr="008B2B36">
        <w:rPr>
          <w:szCs w:val="20"/>
        </w:rPr>
        <w:t xml:space="preserve"> </w:t>
      </w:r>
      <w:r w:rsidR="00CD1767" w:rsidRPr="008B2B36">
        <w:rPr>
          <w:szCs w:val="20"/>
        </w:rPr>
        <w:t xml:space="preserve">work </w:t>
      </w:r>
      <w:r w:rsidRPr="008B2B36">
        <w:rPr>
          <w:szCs w:val="20"/>
        </w:rPr>
        <w:t>is usually time</w:t>
      </w:r>
      <w:r w:rsidR="003539D2">
        <w:rPr>
          <w:szCs w:val="20"/>
        </w:rPr>
        <w:t>-</w:t>
      </w:r>
      <w:r w:rsidRPr="008B2B36">
        <w:rPr>
          <w:szCs w:val="20"/>
        </w:rPr>
        <w:t>consuming.</w:t>
      </w:r>
      <w:r w:rsidR="00CD1767" w:rsidRPr="00CD1767">
        <w:rPr>
          <w:szCs w:val="20"/>
        </w:rPr>
        <w:t xml:space="preserve"> </w:t>
      </w:r>
      <w:r w:rsidR="00CD1767">
        <w:rPr>
          <w:szCs w:val="20"/>
        </w:rPr>
        <w:t xml:space="preserve"> However, the m</w:t>
      </w:r>
      <w:r w:rsidR="00CD1767" w:rsidRPr="008B2B36">
        <w:rPr>
          <w:szCs w:val="20"/>
        </w:rPr>
        <w:t>ethod of modelling DFT TDR in UVM</w:t>
      </w:r>
      <w:r w:rsidR="00CD1767">
        <w:rPr>
          <w:szCs w:val="20"/>
        </w:rPr>
        <w:t>-</w:t>
      </w:r>
      <w:r w:rsidR="00CD1767" w:rsidRPr="008B2B36">
        <w:rPr>
          <w:szCs w:val="20"/>
        </w:rPr>
        <w:t>based environment is rarely seen</w:t>
      </w:r>
      <w:r w:rsidR="00CD1767">
        <w:rPr>
          <w:szCs w:val="20"/>
        </w:rPr>
        <w:t xml:space="preserve"> in literature to the author’s knowledge.</w:t>
      </w:r>
    </w:p>
    <w:p w14:paraId="5BCB319A" w14:textId="7E74429E" w:rsidR="000A4700" w:rsidRPr="008B2B36" w:rsidRDefault="000A4700" w:rsidP="000A4700">
      <w:pPr>
        <w:rPr>
          <w:szCs w:val="20"/>
        </w:rPr>
      </w:pPr>
      <w:r w:rsidRPr="008B2B36">
        <w:rPr>
          <w:szCs w:val="20"/>
        </w:rPr>
        <w:t xml:space="preserve">This paper presents a neat and easy </w:t>
      </w:r>
      <w:proofErr w:type="spellStart"/>
      <w:r w:rsidRPr="008B2B36">
        <w:rPr>
          <w:szCs w:val="20"/>
        </w:rPr>
        <w:t>maintain</w:t>
      </w:r>
      <w:r w:rsidR="00AE5088">
        <w:rPr>
          <w:szCs w:val="20"/>
        </w:rPr>
        <w:t>ance</w:t>
      </w:r>
      <w:proofErr w:type="spellEnd"/>
      <w:r w:rsidRPr="008B2B36">
        <w:rPr>
          <w:szCs w:val="20"/>
        </w:rPr>
        <w:t xml:space="preserve"> way to abstract TDR in UVM</w:t>
      </w:r>
      <w:r w:rsidR="00745285">
        <w:rPr>
          <w:szCs w:val="20"/>
        </w:rPr>
        <w:t>-</w:t>
      </w:r>
      <w:r w:rsidRPr="008B2B36">
        <w:rPr>
          <w:szCs w:val="20"/>
        </w:rPr>
        <w:t>based environment</w:t>
      </w:r>
      <w:r w:rsidR="00CD1767">
        <w:rPr>
          <w:szCs w:val="20"/>
        </w:rPr>
        <w:t>,</w:t>
      </w:r>
      <w:r w:rsidRPr="008B2B36">
        <w:rPr>
          <w:szCs w:val="20"/>
        </w:rPr>
        <w:t xml:space="preserve"> as show</w:t>
      </w:r>
      <w:r w:rsidR="00CD1767">
        <w:rPr>
          <w:szCs w:val="20"/>
        </w:rPr>
        <w:t>n</w:t>
      </w:r>
      <w:r w:rsidRPr="008B2B36">
        <w:rPr>
          <w:szCs w:val="20"/>
        </w:rPr>
        <w:t xml:space="preserve"> i</w:t>
      </w:r>
      <w:r w:rsidR="0057540C">
        <w:rPr>
          <w:szCs w:val="20"/>
        </w:rPr>
        <w:t xml:space="preserve">n </w:t>
      </w:r>
      <w:r w:rsidR="0057540C">
        <w:rPr>
          <w:szCs w:val="20"/>
        </w:rPr>
        <w:fldChar w:fldCharType="begin"/>
      </w:r>
      <w:r w:rsidR="0057540C">
        <w:rPr>
          <w:szCs w:val="20"/>
        </w:rPr>
        <w:instrText xml:space="preserve"> REF _Ref439597175 \h </w:instrText>
      </w:r>
      <w:r w:rsidR="0057540C">
        <w:rPr>
          <w:szCs w:val="20"/>
        </w:rPr>
      </w:r>
      <w:r w:rsidR="0057540C">
        <w:rPr>
          <w:szCs w:val="20"/>
        </w:rPr>
        <w:fldChar w:fldCharType="separate"/>
      </w:r>
      <w:r w:rsidR="0057540C">
        <w:t>Fig.</w:t>
      </w:r>
      <w:r w:rsidR="0057540C" w:rsidRPr="000A4700">
        <w:t xml:space="preserve"> </w:t>
      </w:r>
      <w:r w:rsidR="0057540C">
        <w:rPr>
          <w:noProof/>
        </w:rPr>
        <w:t>16</w:t>
      </w:r>
      <w:r w:rsidR="0057540C">
        <w:rPr>
          <w:szCs w:val="20"/>
        </w:rPr>
        <w:fldChar w:fldCharType="end"/>
      </w:r>
      <w:r w:rsidRPr="00757881">
        <w:rPr>
          <w:szCs w:val="20"/>
        </w:rPr>
        <w:t>.</w:t>
      </w:r>
    </w:p>
    <w:p w14:paraId="1D3ACD25" w14:textId="77777777" w:rsidR="000A4700" w:rsidRPr="000A4700" w:rsidRDefault="000A4700" w:rsidP="00205F87">
      <w:pPr>
        <w:rPr>
          <w:sz w:val="16"/>
          <w:szCs w:val="20"/>
          <w:lang w:eastAsia="zh-CN"/>
        </w:rPr>
      </w:pPr>
    </w:p>
    <w:p w14:paraId="73DCC301" w14:textId="77777777" w:rsidR="00D057A5"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lastRenderedPageBreak/>
        <w:drawing>
          <wp:inline distT="0" distB="0" distL="0" distR="0" wp14:anchorId="18904A52" wp14:editId="727FF597">
            <wp:extent cx="5730240" cy="34817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481705"/>
                    </a:xfrm>
                    <a:prstGeom prst="rect">
                      <a:avLst/>
                    </a:prstGeom>
                    <a:noFill/>
                    <a:ln>
                      <a:noFill/>
                    </a:ln>
                  </pic:spPr>
                </pic:pic>
              </a:graphicData>
            </a:graphic>
          </wp:inline>
        </w:drawing>
      </w:r>
    </w:p>
    <w:p w14:paraId="7731F0E6" w14:textId="57EDFF1F" w:rsidR="001F5A92" w:rsidRPr="000A4700" w:rsidRDefault="000A4700" w:rsidP="000A4700">
      <w:pPr>
        <w:pStyle w:val="Caption"/>
      </w:pPr>
      <w:bookmarkStart w:id="49" w:name="_Ref439597010"/>
      <w:r w:rsidRPr="000A4700">
        <w:t xml:space="preserve">Figure </w:t>
      </w:r>
      <w:r w:rsidRPr="000A4700">
        <w:fldChar w:fldCharType="begin"/>
      </w:r>
      <w:r w:rsidRPr="000A4700">
        <w:instrText xml:space="preserve"> SEQ Figure \* ARABIC </w:instrText>
      </w:r>
      <w:r w:rsidRPr="000A4700">
        <w:fldChar w:fldCharType="separate"/>
      </w:r>
      <w:r w:rsidR="00B030AD">
        <w:rPr>
          <w:noProof/>
        </w:rPr>
        <w:t>15</w:t>
      </w:r>
      <w:r w:rsidRPr="000A4700">
        <w:fldChar w:fldCharType="end"/>
      </w:r>
      <w:bookmarkEnd w:id="49"/>
      <w:r w:rsidRPr="000A4700">
        <w:rPr>
          <w:rFonts w:hint="eastAsia"/>
        </w:rPr>
        <w:t xml:space="preserve">. </w:t>
      </w:r>
      <w:r w:rsidR="00757881">
        <w:t>DFT TDR access network example</w:t>
      </w:r>
      <w:r w:rsidR="009213C9">
        <w:t>.</w:t>
      </w:r>
    </w:p>
    <w:p w14:paraId="51F3AB5A" w14:textId="77777777" w:rsidR="001F5A92" w:rsidRPr="000A4700" w:rsidRDefault="001F5A92" w:rsidP="00205F87">
      <w:pPr>
        <w:rPr>
          <w:sz w:val="16"/>
          <w:szCs w:val="20"/>
        </w:rPr>
      </w:pPr>
    </w:p>
    <w:p w14:paraId="0C018905" w14:textId="6F06AAE7" w:rsidR="000315F0" w:rsidRPr="00750A9D" w:rsidRDefault="00F34AB0"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6DD7442B" wp14:editId="7A662C4C">
            <wp:extent cx="5943600" cy="2957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16_dft_tdr_layering.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31F238D1" w14:textId="4D2CA92C" w:rsidR="001F5A92" w:rsidRPr="000A4700" w:rsidRDefault="000A4700" w:rsidP="000A4700">
      <w:pPr>
        <w:pStyle w:val="Caption"/>
      </w:pPr>
      <w:bookmarkStart w:id="50" w:name="_Ref439597175"/>
      <w:r w:rsidRPr="000A4700">
        <w:t xml:space="preserve">Figure </w:t>
      </w:r>
      <w:r w:rsidRPr="000A4700">
        <w:fldChar w:fldCharType="begin"/>
      </w:r>
      <w:r w:rsidRPr="000A4700">
        <w:instrText xml:space="preserve"> SEQ Figure \* ARABIC </w:instrText>
      </w:r>
      <w:r w:rsidRPr="000A4700">
        <w:fldChar w:fldCharType="separate"/>
      </w:r>
      <w:r w:rsidR="00B030AD">
        <w:rPr>
          <w:noProof/>
        </w:rPr>
        <w:t>16</w:t>
      </w:r>
      <w:r w:rsidRPr="000A4700">
        <w:fldChar w:fldCharType="end"/>
      </w:r>
      <w:bookmarkEnd w:id="50"/>
      <w:r w:rsidRPr="000A4700">
        <w:rPr>
          <w:rFonts w:hint="eastAsia"/>
        </w:rPr>
        <w:t xml:space="preserve">. </w:t>
      </w:r>
      <w:proofErr w:type="spellStart"/>
      <w:r w:rsidR="001F5A92" w:rsidRPr="00757881">
        <w:rPr>
          <w:b/>
          <w:i/>
        </w:rPr>
        <w:t>dft_tdr_layering</w:t>
      </w:r>
      <w:proofErr w:type="spellEnd"/>
      <w:r w:rsidR="0057540C">
        <w:rPr>
          <w:b/>
          <w:i/>
        </w:rPr>
        <w:t xml:space="preserve"> </w:t>
      </w:r>
      <w:r w:rsidR="0057540C" w:rsidRPr="0057540C">
        <w:t>block diagram.</w:t>
      </w:r>
    </w:p>
    <w:p w14:paraId="347A8604" w14:textId="77777777" w:rsidR="001F5A92" w:rsidRPr="000A4700" w:rsidRDefault="001F5A92" w:rsidP="00205F87">
      <w:pPr>
        <w:rPr>
          <w:sz w:val="16"/>
          <w:szCs w:val="20"/>
        </w:rPr>
      </w:pPr>
    </w:p>
    <w:p w14:paraId="5B7403FE" w14:textId="1003025E" w:rsidR="00B27626" w:rsidRPr="008B2B36" w:rsidRDefault="00B27626" w:rsidP="00205F87">
      <w:pPr>
        <w:rPr>
          <w:szCs w:val="20"/>
          <w:lang w:eastAsia="zh-CN"/>
        </w:rPr>
      </w:pPr>
      <w:r w:rsidRPr="008B2B36">
        <w:rPr>
          <w:szCs w:val="20"/>
          <w:lang w:eastAsia="zh-CN"/>
        </w:rPr>
        <w:t xml:space="preserve">We can </w:t>
      </w:r>
      <w:r w:rsidR="000315F0" w:rsidRPr="008B2B36">
        <w:rPr>
          <w:szCs w:val="20"/>
          <w:lang w:eastAsia="zh-CN"/>
        </w:rPr>
        <w:t>encode a TDR’s location infor</w:t>
      </w:r>
      <w:r w:rsidRPr="008B2B36">
        <w:rPr>
          <w:szCs w:val="20"/>
          <w:lang w:eastAsia="zh-CN"/>
        </w:rPr>
        <w:t xml:space="preserve">mation into its address </w:t>
      </w:r>
      <w:r w:rsidR="0057540C">
        <w:rPr>
          <w:szCs w:val="20"/>
          <w:lang w:eastAsia="zh-CN"/>
        </w:rPr>
        <w:t xml:space="preserve">as </w:t>
      </w:r>
      <w:r w:rsidRPr="008B2B36">
        <w:rPr>
          <w:szCs w:val="20"/>
          <w:lang w:eastAsia="zh-CN"/>
        </w:rPr>
        <w:t>show</w:t>
      </w:r>
      <w:r w:rsidR="00B52A86">
        <w:rPr>
          <w:szCs w:val="20"/>
          <w:lang w:eastAsia="zh-CN"/>
        </w:rPr>
        <w:t>n</w:t>
      </w:r>
      <w:r w:rsidR="0057540C">
        <w:rPr>
          <w:szCs w:val="20"/>
          <w:lang w:eastAsia="zh-CN"/>
        </w:rPr>
        <w:t xml:space="preserve"> in </w:t>
      </w:r>
      <w:r w:rsidR="0057540C">
        <w:rPr>
          <w:szCs w:val="20"/>
          <w:lang w:eastAsia="zh-CN"/>
        </w:rPr>
        <w:fldChar w:fldCharType="begin"/>
      </w:r>
      <w:r w:rsidR="0057540C">
        <w:rPr>
          <w:szCs w:val="20"/>
          <w:lang w:eastAsia="zh-CN"/>
        </w:rPr>
        <w:instrText xml:space="preserve"> REF _Ref439597314 \h </w:instrText>
      </w:r>
      <w:r w:rsidR="0057540C">
        <w:rPr>
          <w:szCs w:val="20"/>
          <w:lang w:eastAsia="zh-CN"/>
        </w:rPr>
      </w:r>
      <w:r w:rsidR="0057540C">
        <w:rPr>
          <w:szCs w:val="20"/>
          <w:lang w:eastAsia="zh-CN"/>
        </w:rPr>
        <w:fldChar w:fldCharType="separate"/>
      </w:r>
      <w:r w:rsidR="0057540C">
        <w:t>Fig.</w:t>
      </w:r>
      <w:r w:rsidR="0057540C" w:rsidRPr="000A4700">
        <w:t xml:space="preserve"> </w:t>
      </w:r>
      <w:r w:rsidR="0057540C">
        <w:rPr>
          <w:noProof/>
        </w:rPr>
        <w:t>17</w:t>
      </w:r>
      <w:r w:rsidR="0057540C">
        <w:rPr>
          <w:szCs w:val="20"/>
          <w:lang w:eastAsia="zh-CN"/>
        </w:rPr>
        <w:fldChar w:fldCharType="end"/>
      </w:r>
      <w:r w:rsidRPr="008B2B36">
        <w:rPr>
          <w:szCs w:val="20"/>
          <w:lang w:eastAsia="zh-CN"/>
        </w:rPr>
        <w:t xml:space="preserve"> and model an equivalent TDR access network </w:t>
      </w:r>
      <w:r w:rsidR="006D7899" w:rsidRPr="008B2B36">
        <w:rPr>
          <w:szCs w:val="20"/>
          <w:lang w:eastAsia="zh-CN"/>
        </w:rPr>
        <w:t xml:space="preserve">named </w:t>
      </w:r>
      <w:r w:rsidRPr="008B2B36">
        <w:rPr>
          <w:szCs w:val="20"/>
          <w:lang w:eastAsia="zh-CN"/>
        </w:rPr>
        <w:t xml:space="preserve">as </w:t>
      </w:r>
      <w:proofErr w:type="spellStart"/>
      <w:r w:rsidRPr="004F1126">
        <w:rPr>
          <w:b/>
          <w:i/>
          <w:szCs w:val="20"/>
        </w:rPr>
        <w:t>dft_tdr_network</w:t>
      </w:r>
      <w:proofErr w:type="spellEnd"/>
      <w:r w:rsidRPr="008B2B36">
        <w:rPr>
          <w:szCs w:val="20"/>
          <w:lang w:eastAsia="zh-CN"/>
        </w:rPr>
        <w:t xml:space="preserve"> in </w:t>
      </w:r>
      <w:proofErr w:type="spellStart"/>
      <w:r w:rsidRPr="004F1126">
        <w:rPr>
          <w:b/>
          <w:i/>
          <w:szCs w:val="20"/>
        </w:rPr>
        <w:t>dft_tdr_monitor</w:t>
      </w:r>
      <w:proofErr w:type="spellEnd"/>
      <w:r w:rsidR="0057540C">
        <w:rPr>
          <w:b/>
          <w:i/>
          <w:szCs w:val="20"/>
        </w:rPr>
        <w:t xml:space="preserve"> </w:t>
      </w:r>
      <w:r w:rsidR="0057540C" w:rsidRPr="0057540C">
        <w:rPr>
          <w:szCs w:val="20"/>
        </w:rPr>
        <w:t xml:space="preserve">as shown in </w:t>
      </w:r>
      <w:r w:rsidR="0057540C">
        <w:rPr>
          <w:szCs w:val="20"/>
        </w:rPr>
        <w:fldChar w:fldCharType="begin"/>
      </w:r>
      <w:r w:rsidR="0057540C">
        <w:rPr>
          <w:szCs w:val="20"/>
        </w:rPr>
        <w:instrText xml:space="preserve"> REF _Ref439597175 \h </w:instrText>
      </w:r>
      <w:r w:rsidR="0057540C">
        <w:rPr>
          <w:szCs w:val="20"/>
        </w:rPr>
      </w:r>
      <w:r w:rsidR="0057540C">
        <w:rPr>
          <w:szCs w:val="20"/>
        </w:rPr>
        <w:fldChar w:fldCharType="separate"/>
      </w:r>
      <w:r w:rsidR="0057540C">
        <w:t>Fig.</w:t>
      </w:r>
      <w:r w:rsidR="0057540C" w:rsidRPr="000A4700">
        <w:t xml:space="preserve"> </w:t>
      </w:r>
      <w:r w:rsidR="0057540C">
        <w:rPr>
          <w:noProof/>
        </w:rPr>
        <w:t>16</w:t>
      </w:r>
      <w:r w:rsidR="0057540C">
        <w:rPr>
          <w:szCs w:val="20"/>
        </w:rPr>
        <w:fldChar w:fldCharType="end"/>
      </w:r>
      <w:r w:rsidRPr="0057540C">
        <w:rPr>
          <w:szCs w:val="20"/>
          <w:lang w:eastAsia="zh-CN"/>
        </w:rPr>
        <w:t>.</w:t>
      </w:r>
      <w:r w:rsidRPr="008B2B36">
        <w:rPr>
          <w:szCs w:val="20"/>
          <w:lang w:eastAsia="zh-CN"/>
        </w:rPr>
        <w:t xml:space="preserve"> </w:t>
      </w:r>
    </w:p>
    <w:p w14:paraId="0CCA1E7D" w14:textId="544C166D" w:rsidR="00082175" w:rsidRPr="008B2B36" w:rsidRDefault="0057540C" w:rsidP="000A4700">
      <w:pPr>
        <w:rPr>
          <w:lang w:eastAsia="zh-CN"/>
        </w:rPr>
      </w:pPr>
      <w:r>
        <w:rPr>
          <w:lang w:eastAsia="zh-CN"/>
        </w:rPr>
        <w:t xml:space="preserve">In </w:t>
      </w:r>
      <w:r>
        <w:rPr>
          <w:lang w:eastAsia="zh-CN"/>
        </w:rPr>
        <w:fldChar w:fldCharType="begin"/>
      </w:r>
      <w:r>
        <w:rPr>
          <w:lang w:eastAsia="zh-CN"/>
        </w:rPr>
        <w:instrText xml:space="preserve"> REF _Ref438467003 \h </w:instrText>
      </w:r>
      <w:r>
        <w:rPr>
          <w:lang w:eastAsia="zh-CN"/>
        </w:rPr>
      </w:r>
      <w:r>
        <w:rPr>
          <w:lang w:eastAsia="zh-CN"/>
        </w:rPr>
        <w:fldChar w:fldCharType="separate"/>
      </w:r>
      <w:r>
        <w:t>Fig.</w:t>
      </w:r>
      <w:r w:rsidRPr="00F53077">
        <w:t xml:space="preserve"> </w:t>
      </w:r>
      <w:r>
        <w:rPr>
          <w:noProof/>
        </w:rPr>
        <w:t>1</w:t>
      </w:r>
      <w:r>
        <w:rPr>
          <w:lang w:eastAsia="zh-CN"/>
        </w:rPr>
        <w:fldChar w:fldCharType="end"/>
      </w:r>
      <w:r w:rsidR="004E48E2" w:rsidRPr="008B2B36">
        <w:rPr>
          <w:lang w:eastAsia="zh-CN"/>
        </w:rPr>
        <w:t xml:space="preserve">, the reg2bus direction is shown in red lines, where </w:t>
      </w:r>
      <w:proofErr w:type="spellStart"/>
      <w:r w:rsidR="004E48E2" w:rsidRPr="004F1126">
        <w:rPr>
          <w:b/>
          <w:i/>
          <w:szCs w:val="20"/>
        </w:rPr>
        <w:t>dft_tdr_trans_to_jtag_trans_sequence</w:t>
      </w:r>
      <w:proofErr w:type="spellEnd"/>
      <w:r w:rsidR="004E48E2" w:rsidRPr="008B2B36">
        <w:rPr>
          <w:lang w:eastAsia="zh-CN"/>
        </w:rPr>
        <w:t xml:space="preserve"> fetches </w:t>
      </w:r>
      <w:proofErr w:type="spellStart"/>
      <w:r w:rsidR="004E48E2" w:rsidRPr="004F1126">
        <w:rPr>
          <w:b/>
          <w:i/>
          <w:szCs w:val="20"/>
        </w:rPr>
        <w:t>dft_tdr_transaction</w:t>
      </w:r>
      <w:r w:rsidR="004E48E2" w:rsidRPr="00757881">
        <w:rPr>
          <w:szCs w:val="20"/>
        </w:rPr>
        <w:t>s</w:t>
      </w:r>
      <w:proofErr w:type="spellEnd"/>
      <w:r w:rsidR="004E48E2" w:rsidRPr="008B2B36">
        <w:rPr>
          <w:lang w:eastAsia="zh-CN"/>
        </w:rPr>
        <w:t xml:space="preserve">, unpacks address, decodes SIB code, and then generates </w:t>
      </w:r>
      <w:proofErr w:type="spellStart"/>
      <w:r w:rsidR="004E48E2" w:rsidRPr="004F1126">
        <w:rPr>
          <w:b/>
          <w:i/>
          <w:szCs w:val="20"/>
        </w:rPr>
        <w:t>jtag_transaction</w:t>
      </w:r>
      <w:r w:rsidR="004E48E2" w:rsidRPr="00757881">
        <w:rPr>
          <w:szCs w:val="20"/>
        </w:rPr>
        <w:t>s</w:t>
      </w:r>
      <w:proofErr w:type="spellEnd"/>
      <w:r w:rsidR="004E48E2" w:rsidRPr="008B2B36">
        <w:rPr>
          <w:lang w:eastAsia="zh-CN"/>
        </w:rPr>
        <w:t xml:space="preserve"> to </w:t>
      </w:r>
      <w:proofErr w:type="spellStart"/>
      <w:r w:rsidR="004E48E2" w:rsidRPr="004F1126">
        <w:rPr>
          <w:b/>
          <w:i/>
          <w:szCs w:val="20"/>
        </w:rPr>
        <w:t>jtag_sequencer</w:t>
      </w:r>
      <w:proofErr w:type="spellEnd"/>
      <w:r>
        <w:rPr>
          <w:lang w:eastAsia="zh-CN"/>
        </w:rPr>
        <w:t xml:space="preserve"> [3</w:t>
      </w:r>
      <w:r w:rsidR="006C66A2" w:rsidRPr="008B2B36">
        <w:rPr>
          <w:lang w:eastAsia="zh-CN"/>
        </w:rPr>
        <w:t>]</w:t>
      </w:r>
      <w:r w:rsidR="004E48E2" w:rsidRPr="008B2B36">
        <w:rPr>
          <w:lang w:eastAsia="zh-CN"/>
        </w:rPr>
        <w:t xml:space="preserve">. For the bus2reg direction shown in blue lines, </w:t>
      </w:r>
      <w:proofErr w:type="spellStart"/>
      <w:r w:rsidR="004E48E2" w:rsidRPr="004F1126">
        <w:rPr>
          <w:b/>
          <w:i/>
          <w:szCs w:val="20"/>
        </w:rPr>
        <w:t>dft_tdr_network</w:t>
      </w:r>
      <w:proofErr w:type="spellEnd"/>
      <w:r w:rsidR="004E48E2" w:rsidRPr="008B2B36">
        <w:rPr>
          <w:lang w:eastAsia="zh-CN"/>
        </w:rPr>
        <w:t xml:space="preserve"> maintains network status using </w:t>
      </w:r>
      <w:proofErr w:type="spellStart"/>
      <w:r w:rsidR="004E48E2" w:rsidRPr="004F1126">
        <w:rPr>
          <w:b/>
          <w:i/>
          <w:szCs w:val="20"/>
        </w:rPr>
        <w:t>jtag_transactions</w:t>
      </w:r>
      <w:proofErr w:type="spellEnd"/>
      <w:r w:rsidR="004E48E2" w:rsidRPr="008B2B36">
        <w:rPr>
          <w:lang w:eastAsia="zh-CN"/>
        </w:rPr>
        <w:t xml:space="preserve"> from </w:t>
      </w:r>
      <w:proofErr w:type="spellStart"/>
      <w:r w:rsidR="004E48E2" w:rsidRPr="004F1126">
        <w:rPr>
          <w:b/>
          <w:i/>
          <w:szCs w:val="20"/>
        </w:rPr>
        <w:lastRenderedPageBreak/>
        <w:t>jtag_monitor</w:t>
      </w:r>
      <w:proofErr w:type="spellEnd"/>
      <w:r w:rsidR="004E48E2" w:rsidRPr="008B2B36">
        <w:rPr>
          <w:lang w:eastAsia="zh-CN"/>
        </w:rPr>
        <w:t xml:space="preserve">. When </w:t>
      </w:r>
      <w:proofErr w:type="spellStart"/>
      <w:r w:rsidR="004E48E2" w:rsidRPr="004F1126">
        <w:rPr>
          <w:b/>
          <w:i/>
          <w:szCs w:val="20"/>
        </w:rPr>
        <w:t>sib_node</w:t>
      </w:r>
      <w:r w:rsidRPr="0057540C">
        <w:rPr>
          <w:szCs w:val="20"/>
        </w:rPr>
        <w:t>s</w:t>
      </w:r>
      <w:proofErr w:type="spellEnd"/>
      <w:r>
        <w:rPr>
          <w:lang w:eastAsia="zh-CN"/>
        </w:rPr>
        <w:t xml:space="preserve"> value</w:t>
      </w:r>
      <w:r w:rsidR="004E48E2" w:rsidRPr="008B2B36">
        <w:rPr>
          <w:lang w:eastAsia="zh-CN"/>
        </w:rPr>
        <w:t xml:space="preserve"> hit SIB code in</w:t>
      </w:r>
      <w:r w:rsidR="008C7A74" w:rsidRPr="008B2B36">
        <w:rPr>
          <w:lang w:eastAsia="zh-CN"/>
        </w:rPr>
        <w:t xml:space="preserve"> </w:t>
      </w:r>
      <w:proofErr w:type="spellStart"/>
      <w:r w:rsidR="004E48E2" w:rsidRPr="004F1126">
        <w:rPr>
          <w:b/>
          <w:i/>
          <w:szCs w:val="20"/>
        </w:rPr>
        <w:t>dft_tdr_block</w:t>
      </w:r>
      <w:proofErr w:type="spellEnd"/>
      <w:r w:rsidR="004E48E2" w:rsidRPr="008B2B36">
        <w:rPr>
          <w:lang w:eastAsia="zh-CN"/>
        </w:rPr>
        <w:t xml:space="preserve">, </w:t>
      </w:r>
      <w:proofErr w:type="spellStart"/>
      <w:r w:rsidR="004E48E2" w:rsidRPr="004F1126">
        <w:rPr>
          <w:b/>
          <w:i/>
          <w:szCs w:val="20"/>
        </w:rPr>
        <w:t>dft_tdr_monitor</w:t>
      </w:r>
      <w:proofErr w:type="spellEnd"/>
      <w:r w:rsidR="004E48E2" w:rsidRPr="008B2B36">
        <w:rPr>
          <w:lang w:eastAsia="zh-CN"/>
        </w:rPr>
        <w:t xml:space="preserve"> writes a </w:t>
      </w:r>
      <w:proofErr w:type="spellStart"/>
      <w:r w:rsidR="004E48E2" w:rsidRPr="004F1126">
        <w:rPr>
          <w:b/>
          <w:i/>
          <w:szCs w:val="20"/>
        </w:rPr>
        <w:t>dft_tdr_transaction</w:t>
      </w:r>
      <w:proofErr w:type="spellEnd"/>
      <w:r w:rsidR="004E48E2" w:rsidRPr="008B2B36">
        <w:rPr>
          <w:lang w:eastAsia="zh-CN"/>
        </w:rPr>
        <w:t xml:space="preserve"> to </w:t>
      </w:r>
      <w:proofErr w:type="spellStart"/>
      <w:r w:rsidR="004E48E2" w:rsidRPr="004F1126">
        <w:rPr>
          <w:b/>
          <w:i/>
          <w:szCs w:val="20"/>
        </w:rPr>
        <w:t>dft_tdr_predictor</w:t>
      </w:r>
      <w:proofErr w:type="spellEnd"/>
      <w:r w:rsidR="004E48E2" w:rsidRPr="008B2B36">
        <w:rPr>
          <w:lang w:eastAsia="zh-CN"/>
        </w:rPr>
        <w:t>.</w:t>
      </w:r>
    </w:p>
    <w:p w14:paraId="41005483" w14:textId="3B90C23B" w:rsidR="00082175" w:rsidRDefault="00A06978" w:rsidP="000A4700">
      <w:pPr>
        <w:rPr>
          <w:lang w:eastAsia="zh-CN"/>
        </w:rPr>
      </w:pPr>
      <w:r w:rsidRPr="00757881">
        <w:rPr>
          <w:lang w:eastAsia="zh-CN"/>
        </w:rPr>
        <w:t xml:space="preserve">In this way, the TDR class definition is very neat, </w:t>
      </w:r>
      <w:r w:rsidR="00ED78A6">
        <w:rPr>
          <w:lang w:eastAsia="zh-CN"/>
        </w:rPr>
        <w:t xml:space="preserve">and </w:t>
      </w:r>
      <w:r w:rsidRPr="00757881">
        <w:rPr>
          <w:lang w:eastAsia="zh-CN"/>
        </w:rPr>
        <w:t>only need</w:t>
      </w:r>
      <w:r w:rsidR="00ED78A6">
        <w:rPr>
          <w:lang w:eastAsia="zh-CN"/>
        </w:rPr>
        <w:t>s to</w:t>
      </w:r>
      <w:r w:rsidR="0057540C">
        <w:rPr>
          <w:lang w:eastAsia="zh-CN"/>
        </w:rPr>
        <w:t xml:space="preserve"> declare each bit field. </w:t>
      </w:r>
      <w:r w:rsidR="0057540C">
        <w:rPr>
          <w:lang w:eastAsia="zh-CN"/>
        </w:rPr>
        <w:fldChar w:fldCharType="begin"/>
      </w:r>
      <w:r w:rsidR="0057540C">
        <w:rPr>
          <w:lang w:eastAsia="zh-CN"/>
        </w:rPr>
        <w:instrText xml:space="preserve"> REF _Ref439597636 \h </w:instrText>
      </w:r>
      <w:r w:rsidR="0057540C">
        <w:rPr>
          <w:lang w:eastAsia="zh-CN"/>
        </w:rPr>
      </w:r>
      <w:r w:rsidR="0057540C">
        <w:rPr>
          <w:lang w:eastAsia="zh-CN"/>
        </w:rPr>
        <w:fldChar w:fldCharType="separate"/>
      </w:r>
      <w:r w:rsidR="0057540C">
        <w:t>Fig.</w:t>
      </w:r>
      <w:r w:rsidR="0057540C" w:rsidRPr="000A4700">
        <w:t xml:space="preserve"> </w:t>
      </w:r>
      <w:r w:rsidR="0057540C">
        <w:rPr>
          <w:noProof/>
        </w:rPr>
        <w:t>19</w:t>
      </w:r>
      <w:r w:rsidR="0057540C">
        <w:rPr>
          <w:lang w:eastAsia="zh-CN"/>
        </w:rPr>
        <w:fldChar w:fldCharType="end"/>
      </w:r>
      <w:r w:rsidR="0057540C">
        <w:rPr>
          <w:lang w:eastAsia="zh-CN"/>
        </w:rPr>
        <w:t xml:space="preserve"> </w:t>
      </w:r>
      <w:r w:rsidRPr="00757881">
        <w:rPr>
          <w:lang w:eastAsia="zh-CN"/>
        </w:rPr>
        <w:t>is an example of a TDR class</w:t>
      </w:r>
      <w:r w:rsidR="008D2C8C">
        <w:rPr>
          <w:lang w:eastAsia="zh-CN"/>
        </w:rPr>
        <w:t xml:space="preserve"> definition</w:t>
      </w:r>
      <w:r w:rsidRPr="00757881">
        <w:rPr>
          <w:lang w:eastAsia="zh-CN"/>
        </w:rPr>
        <w:t xml:space="preserve">. </w:t>
      </w:r>
      <w:r w:rsidR="000A4700" w:rsidRPr="00757881">
        <w:rPr>
          <w:rFonts w:hint="eastAsia"/>
          <w:lang w:eastAsia="zh-CN"/>
        </w:rPr>
        <w:t xml:space="preserve"> </w:t>
      </w:r>
      <w:r w:rsidRPr="00757881">
        <w:rPr>
          <w:lang w:eastAsia="zh-CN"/>
        </w:rPr>
        <w:t>When</w:t>
      </w:r>
      <w:r w:rsidR="003D3F63" w:rsidRPr="00757881">
        <w:rPr>
          <w:lang w:eastAsia="zh-CN"/>
        </w:rPr>
        <w:t xml:space="preserve"> TDR access network changes, </w:t>
      </w:r>
      <w:r w:rsidR="000A4700" w:rsidRPr="00757881">
        <w:rPr>
          <w:rFonts w:hint="eastAsia"/>
          <w:lang w:eastAsia="zh-CN"/>
        </w:rPr>
        <w:t xml:space="preserve">we </w:t>
      </w:r>
      <w:r w:rsidR="003D3F63" w:rsidRPr="00757881">
        <w:rPr>
          <w:lang w:eastAsia="zh-CN"/>
        </w:rPr>
        <w:t xml:space="preserve">only </w:t>
      </w:r>
      <w:r w:rsidR="000A4700" w:rsidRPr="00757881">
        <w:rPr>
          <w:lang w:eastAsia="zh-CN"/>
        </w:rPr>
        <w:t>need</w:t>
      </w:r>
      <w:r w:rsidR="003D3F63" w:rsidRPr="00757881">
        <w:rPr>
          <w:lang w:eastAsia="zh-CN"/>
        </w:rPr>
        <w:t xml:space="preserve"> to update </w:t>
      </w:r>
      <w:proofErr w:type="spellStart"/>
      <w:r w:rsidR="003D3F63" w:rsidRPr="008D2C8C">
        <w:rPr>
          <w:b/>
          <w:i/>
          <w:lang w:eastAsia="zh-CN"/>
        </w:rPr>
        <w:t>dft_tdr_network</w:t>
      </w:r>
      <w:proofErr w:type="spellEnd"/>
      <w:r w:rsidR="003D3F63" w:rsidRPr="008D2C8C">
        <w:rPr>
          <w:b/>
          <w:i/>
          <w:lang w:eastAsia="zh-CN"/>
        </w:rPr>
        <w:t xml:space="preserve"> </w:t>
      </w:r>
      <w:r w:rsidR="003D3F63" w:rsidRPr="008D2C8C">
        <w:rPr>
          <w:lang w:eastAsia="zh-CN"/>
        </w:rPr>
        <w:t>and</w:t>
      </w:r>
      <w:r w:rsidR="003D3F63" w:rsidRPr="008D2C8C">
        <w:rPr>
          <w:b/>
          <w:i/>
          <w:lang w:eastAsia="zh-CN"/>
        </w:rPr>
        <w:t xml:space="preserve"> </w:t>
      </w:r>
      <w:proofErr w:type="spellStart"/>
      <w:r w:rsidR="003D3F63" w:rsidRPr="008D2C8C">
        <w:rPr>
          <w:b/>
          <w:i/>
          <w:lang w:eastAsia="zh-CN"/>
        </w:rPr>
        <w:t>dft_tdr_trans_to_jtag_trans_sequence</w:t>
      </w:r>
      <w:proofErr w:type="spellEnd"/>
      <w:r w:rsidR="003D3F63" w:rsidRPr="00757881">
        <w:rPr>
          <w:lang w:eastAsia="zh-CN"/>
        </w:rPr>
        <w:t xml:space="preserve">, </w:t>
      </w:r>
      <w:r w:rsidR="000A4700" w:rsidRPr="00757881">
        <w:rPr>
          <w:rFonts w:hint="eastAsia"/>
          <w:lang w:eastAsia="zh-CN"/>
        </w:rPr>
        <w:t xml:space="preserve">while </w:t>
      </w:r>
      <w:r w:rsidRPr="00757881">
        <w:rPr>
          <w:lang w:eastAsia="zh-CN"/>
        </w:rPr>
        <w:t>all TDR class definition</w:t>
      </w:r>
      <w:r w:rsidR="00ED78A6">
        <w:rPr>
          <w:lang w:eastAsia="zh-CN"/>
        </w:rPr>
        <w:t>s</w:t>
      </w:r>
      <w:r w:rsidRPr="00757881">
        <w:rPr>
          <w:lang w:eastAsia="zh-CN"/>
        </w:rPr>
        <w:t xml:space="preserve"> </w:t>
      </w:r>
      <w:r w:rsidR="003D3F63" w:rsidRPr="00757881">
        <w:rPr>
          <w:lang w:eastAsia="zh-CN"/>
        </w:rPr>
        <w:t xml:space="preserve">don’t need any update which can save a lot of test environment setup </w:t>
      </w:r>
      <w:r w:rsidRPr="00757881">
        <w:rPr>
          <w:lang w:eastAsia="zh-CN"/>
        </w:rPr>
        <w:t>time.</w:t>
      </w:r>
      <w:r w:rsidRPr="008B2B36">
        <w:rPr>
          <w:lang w:eastAsia="zh-CN"/>
        </w:rPr>
        <w:t xml:space="preserve"> </w:t>
      </w:r>
    </w:p>
    <w:p w14:paraId="44B6FAC9" w14:textId="77777777" w:rsidR="000A4700" w:rsidRPr="008B2B36" w:rsidRDefault="000A4700" w:rsidP="000A4700">
      <w:pPr>
        <w:pStyle w:val="Heading2"/>
      </w:pPr>
      <w:r w:rsidRPr="008B2B36">
        <w:t>DFT TDR Access Network Modelling</w:t>
      </w:r>
    </w:p>
    <w:p w14:paraId="3ABFB8A7" w14:textId="4BC28A18" w:rsidR="000A4700" w:rsidRPr="008B2B36" w:rsidRDefault="000A4700" w:rsidP="000A4700">
      <w:pPr>
        <w:rPr>
          <w:szCs w:val="20"/>
        </w:rPr>
      </w:pPr>
      <w:r w:rsidRPr="008B2B36">
        <w:rPr>
          <w:szCs w:val="20"/>
        </w:rPr>
        <w:t xml:space="preserve">In DFT TDR access network, a SIB bit and a TDR bit can be modelled as </w:t>
      </w:r>
      <w:r w:rsidR="00D7775C">
        <w:rPr>
          <w:szCs w:val="20"/>
        </w:rPr>
        <w:t xml:space="preserve">shown in </w:t>
      </w:r>
      <w:r w:rsidR="00D7775C">
        <w:rPr>
          <w:szCs w:val="20"/>
        </w:rPr>
        <w:fldChar w:fldCharType="begin"/>
      </w:r>
      <w:r w:rsidR="00D7775C">
        <w:rPr>
          <w:szCs w:val="20"/>
        </w:rPr>
        <w:instrText xml:space="preserve"> REF _Ref439598590 \h </w:instrText>
      </w:r>
      <w:r w:rsidR="00D7775C">
        <w:rPr>
          <w:szCs w:val="20"/>
        </w:rPr>
      </w:r>
      <w:r w:rsidR="00D7775C">
        <w:rPr>
          <w:szCs w:val="20"/>
        </w:rPr>
        <w:fldChar w:fldCharType="separate"/>
      </w:r>
      <w:r w:rsidR="00D7775C">
        <w:t>Fig.</w:t>
      </w:r>
      <w:r w:rsidR="00D7775C" w:rsidRPr="000A4700">
        <w:t xml:space="preserve"> </w:t>
      </w:r>
      <w:r w:rsidR="00D7775C">
        <w:rPr>
          <w:noProof/>
        </w:rPr>
        <w:t>18</w:t>
      </w:r>
      <w:r w:rsidR="00D7775C">
        <w:rPr>
          <w:szCs w:val="20"/>
        </w:rPr>
        <w:fldChar w:fldCharType="end"/>
      </w:r>
      <w:r w:rsidRPr="008B2B36">
        <w:rPr>
          <w:szCs w:val="20"/>
        </w:rPr>
        <w:t>.</w:t>
      </w:r>
    </w:p>
    <w:p w14:paraId="681BAB05" w14:textId="77777777" w:rsidR="000A4700" w:rsidRPr="008B2B36" w:rsidRDefault="000A4700" w:rsidP="000A4700">
      <w:pPr>
        <w:rPr>
          <w:szCs w:val="20"/>
        </w:rPr>
      </w:pPr>
      <w:proofErr w:type="spellStart"/>
      <w:r w:rsidRPr="004F1126">
        <w:rPr>
          <w:b/>
          <w:i/>
          <w:szCs w:val="20"/>
        </w:rPr>
        <w:t>out_update</w:t>
      </w:r>
      <w:proofErr w:type="spellEnd"/>
      <w:r w:rsidRPr="008B2B36">
        <w:rPr>
          <w:szCs w:val="20"/>
        </w:rPr>
        <w:t xml:space="preserve"> () method is to model the active clock edge triggering the shift register bit during shift operation and </w:t>
      </w:r>
      <w:proofErr w:type="spellStart"/>
      <w:r w:rsidRPr="004F1126">
        <w:rPr>
          <w:b/>
          <w:i/>
          <w:szCs w:val="20"/>
        </w:rPr>
        <w:t>value_update</w:t>
      </w:r>
      <w:proofErr w:type="spellEnd"/>
      <w:r w:rsidRPr="008B2B36">
        <w:rPr>
          <w:szCs w:val="20"/>
        </w:rPr>
        <w:t xml:space="preserve"> () method is to model the active clock edge triggering the update register bit during update operation. </w:t>
      </w:r>
    </w:p>
    <w:p w14:paraId="087CBC2E" w14:textId="77777777" w:rsidR="000A4700" w:rsidRPr="008B2B36" w:rsidRDefault="000A4700" w:rsidP="000A4700">
      <w:pPr>
        <w:rPr>
          <w:szCs w:val="20"/>
        </w:rPr>
      </w:pPr>
      <w:proofErr w:type="spellStart"/>
      <w:r w:rsidRPr="004F1126">
        <w:rPr>
          <w:b/>
          <w:i/>
          <w:szCs w:val="20"/>
        </w:rPr>
        <w:t>dft_tdr_network</w:t>
      </w:r>
      <w:proofErr w:type="spellEnd"/>
      <w:r w:rsidRPr="008B2B36">
        <w:rPr>
          <w:szCs w:val="20"/>
        </w:rPr>
        <w:t xml:space="preserve"> </w:t>
      </w:r>
      <w:proofErr w:type="spellStart"/>
      <w:r w:rsidRPr="008B2B36">
        <w:rPr>
          <w:szCs w:val="20"/>
        </w:rPr>
        <w:t>us</w:t>
      </w:r>
      <w:r w:rsidR="00BA23EF">
        <w:rPr>
          <w:szCs w:val="20"/>
        </w:rPr>
        <w:t>ese</w:t>
      </w:r>
      <w:proofErr w:type="spellEnd"/>
      <w:r w:rsidRPr="008B2B36">
        <w:rPr>
          <w:szCs w:val="20"/>
        </w:rPr>
        <w:t xml:space="preserve"> </w:t>
      </w:r>
      <w:proofErr w:type="spellStart"/>
      <w:r w:rsidRPr="004F1126">
        <w:rPr>
          <w:b/>
          <w:i/>
          <w:szCs w:val="20"/>
        </w:rPr>
        <w:t>sib_node</w:t>
      </w:r>
      <w:proofErr w:type="spellEnd"/>
      <w:r w:rsidRPr="008B2B36">
        <w:rPr>
          <w:szCs w:val="20"/>
        </w:rPr>
        <w:t xml:space="preserve"> and </w:t>
      </w:r>
      <w:proofErr w:type="spellStart"/>
      <w:r w:rsidRPr="004F1126">
        <w:rPr>
          <w:b/>
          <w:i/>
          <w:szCs w:val="20"/>
        </w:rPr>
        <w:t>reg_node</w:t>
      </w:r>
      <w:proofErr w:type="spellEnd"/>
      <w:r w:rsidRPr="008B2B36">
        <w:rPr>
          <w:szCs w:val="20"/>
        </w:rPr>
        <w:t xml:space="preserve"> to construct an equivalent network as DUT.</w:t>
      </w:r>
    </w:p>
    <w:p w14:paraId="344BF0A0" w14:textId="2987FF77" w:rsidR="000A4700" w:rsidRDefault="00D7775C" w:rsidP="000A4700">
      <w:pPr>
        <w:rPr>
          <w:szCs w:val="20"/>
          <w:lang w:eastAsia="zh-CN"/>
        </w:rPr>
      </w:pPr>
      <w:r>
        <w:rPr>
          <w:szCs w:val="20"/>
        </w:rPr>
        <w:t xml:space="preserve">And </w:t>
      </w:r>
      <w:r w:rsidR="00A47F6A">
        <w:rPr>
          <w:szCs w:val="20"/>
        </w:rPr>
        <w:t xml:space="preserve">it </w:t>
      </w:r>
      <w:r w:rsidR="000A4700" w:rsidRPr="008B2B36">
        <w:rPr>
          <w:szCs w:val="20"/>
        </w:rPr>
        <w:t>only need</w:t>
      </w:r>
      <w:r w:rsidR="00A47F6A">
        <w:rPr>
          <w:szCs w:val="20"/>
        </w:rPr>
        <w:t>s</w:t>
      </w:r>
      <w:r w:rsidR="000A4700" w:rsidRPr="008B2B36">
        <w:rPr>
          <w:szCs w:val="20"/>
        </w:rPr>
        <w:t xml:space="preserve"> to model each 1500 client’s IR and a WDR </w:t>
      </w:r>
      <w:r w:rsidR="00322914">
        <w:rPr>
          <w:szCs w:val="20"/>
        </w:rPr>
        <w:t>whose</w:t>
      </w:r>
      <w:r w:rsidR="00322914" w:rsidRPr="008B2B36">
        <w:rPr>
          <w:szCs w:val="20"/>
        </w:rPr>
        <w:t xml:space="preserve"> </w:t>
      </w:r>
      <w:r w:rsidR="000A4700" w:rsidRPr="008B2B36">
        <w:rPr>
          <w:szCs w:val="20"/>
        </w:rPr>
        <w:t xml:space="preserve">length is dynamic, which can calculate from </w:t>
      </w:r>
      <w:proofErr w:type="spellStart"/>
      <w:r w:rsidR="000A4700" w:rsidRPr="004F1126">
        <w:rPr>
          <w:b/>
          <w:i/>
          <w:szCs w:val="20"/>
        </w:rPr>
        <w:t>jtag_transaction</w:t>
      </w:r>
      <w:proofErr w:type="spellEnd"/>
      <w:r w:rsidR="000A4700" w:rsidRPr="008B2B36">
        <w:rPr>
          <w:szCs w:val="20"/>
        </w:rPr>
        <w:t xml:space="preserve"> coming from </w:t>
      </w:r>
      <w:proofErr w:type="spellStart"/>
      <w:r w:rsidR="000A4700" w:rsidRPr="004F1126">
        <w:rPr>
          <w:b/>
          <w:i/>
          <w:szCs w:val="20"/>
        </w:rPr>
        <w:t>jtag_monitor</w:t>
      </w:r>
      <w:proofErr w:type="spellEnd"/>
      <w:r w:rsidR="000A4700" w:rsidRPr="008B2B36">
        <w:rPr>
          <w:szCs w:val="20"/>
        </w:rPr>
        <w:t xml:space="preserve"> and current network chain length. It need not actually model every TDR, because each time only a TDR can be configured in a 1500 client.</w:t>
      </w:r>
    </w:p>
    <w:p w14:paraId="605B01A4" w14:textId="77777777" w:rsidR="000A4700" w:rsidRPr="008B2B36" w:rsidRDefault="000A4700" w:rsidP="000A4700">
      <w:pPr>
        <w:pStyle w:val="Heading2"/>
      </w:pPr>
      <w:r w:rsidRPr="008B2B36">
        <w:t>DFT TDR Class Definition</w:t>
      </w:r>
    </w:p>
    <w:p w14:paraId="1E5AD06A" w14:textId="686313D8" w:rsidR="000A4700" w:rsidRPr="008B2B36" w:rsidRDefault="000A4700" w:rsidP="000A4700">
      <w:pPr>
        <w:rPr>
          <w:szCs w:val="20"/>
        </w:rPr>
      </w:pPr>
      <w:r w:rsidRPr="008B2B36">
        <w:rPr>
          <w:szCs w:val="20"/>
        </w:rPr>
        <w:t xml:space="preserve">DFT TDR class definition is similar </w:t>
      </w:r>
      <w:r w:rsidR="002C117C">
        <w:rPr>
          <w:szCs w:val="20"/>
        </w:rPr>
        <w:t>to</w:t>
      </w:r>
      <w:r w:rsidR="002C117C" w:rsidRPr="008B2B36">
        <w:rPr>
          <w:szCs w:val="20"/>
        </w:rPr>
        <w:t xml:space="preserve"> </w:t>
      </w:r>
      <w:r w:rsidRPr="008B2B36">
        <w:rPr>
          <w:szCs w:val="20"/>
        </w:rPr>
        <w:t xml:space="preserve">other function registers, which extend from </w:t>
      </w:r>
      <w:proofErr w:type="spellStart"/>
      <w:r w:rsidRPr="004F1126">
        <w:rPr>
          <w:b/>
          <w:i/>
          <w:szCs w:val="20"/>
        </w:rPr>
        <w:t>uvm_reg</w:t>
      </w:r>
      <w:proofErr w:type="spellEnd"/>
      <w:r w:rsidRPr="008B2B36">
        <w:rPr>
          <w:szCs w:val="20"/>
        </w:rPr>
        <w:t xml:space="preserve"> class. A bypass TDR which has only </w:t>
      </w:r>
      <w:r w:rsidR="00BA23EF">
        <w:rPr>
          <w:szCs w:val="20"/>
        </w:rPr>
        <w:t xml:space="preserve">one </w:t>
      </w:r>
      <w:r w:rsidRPr="008B2B36">
        <w:rPr>
          <w:szCs w:val="20"/>
        </w:rPr>
        <w:t>b</w:t>
      </w:r>
      <w:r w:rsidR="00D7775C">
        <w:rPr>
          <w:szCs w:val="20"/>
        </w:rPr>
        <w:t xml:space="preserve">it field is defined in </w:t>
      </w:r>
      <w:r w:rsidR="00D7775C">
        <w:rPr>
          <w:szCs w:val="20"/>
        </w:rPr>
        <w:fldChar w:fldCharType="begin"/>
      </w:r>
      <w:r w:rsidR="00D7775C">
        <w:rPr>
          <w:szCs w:val="20"/>
        </w:rPr>
        <w:instrText xml:space="preserve"> REF _Ref439597636 \h </w:instrText>
      </w:r>
      <w:r w:rsidR="00D7775C">
        <w:rPr>
          <w:szCs w:val="20"/>
        </w:rPr>
      </w:r>
      <w:r w:rsidR="00D7775C">
        <w:rPr>
          <w:szCs w:val="20"/>
        </w:rPr>
        <w:fldChar w:fldCharType="separate"/>
      </w:r>
      <w:r w:rsidR="00D7775C">
        <w:t>Fig.</w:t>
      </w:r>
      <w:r w:rsidR="00D7775C" w:rsidRPr="000A4700">
        <w:t xml:space="preserve"> </w:t>
      </w:r>
      <w:r w:rsidR="00D7775C">
        <w:rPr>
          <w:noProof/>
        </w:rPr>
        <w:t>19</w:t>
      </w:r>
      <w:r w:rsidR="00D7775C">
        <w:rPr>
          <w:szCs w:val="20"/>
        </w:rPr>
        <w:fldChar w:fldCharType="end"/>
      </w:r>
      <w:r w:rsidR="00D7775C">
        <w:rPr>
          <w:szCs w:val="20"/>
        </w:rPr>
        <w:t xml:space="preserve"> as an example</w:t>
      </w:r>
      <w:r w:rsidRPr="008B2B36">
        <w:rPr>
          <w:szCs w:val="20"/>
        </w:rPr>
        <w:t>.</w:t>
      </w:r>
    </w:p>
    <w:p w14:paraId="1CFA3233" w14:textId="77777777" w:rsidR="000A4700" w:rsidRPr="000A4700" w:rsidRDefault="000A4700" w:rsidP="000A4700">
      <w:pPr>
        <w:rPr>
          <w:sz w:val="16"/>
          <w:lang w:eastAsia="zh-CN"/>
        </w:rPr>
      </w:pPr>
    </w:p>
    <w:p w14:paraId="45649123" w14:textId="77777777" w:rsidR="00A3288E"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04FB145B" wp14:editId="2F48A52D">
            <wp:extent cx="4632960" cy="79248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2960" cy="792480"/>
                    </a:xfrm>
                    <a:prstGeom prst="rect">
                      <a:avLst/>
                    </a:prstGeom>
                    <a:noFill/>
                    <a:ln>
                      <a:noFill/>
                    </a:ln>
                  </pic:spPr>
                </pic:pic>
              </a:graphicData>
            </a:graphic>
          </wp:inline>
        </w:drawing>
      </w:r>
    </w:p>
    <w:p w14:paraId="3E20D7E9" w14:textId="791D4E80" w:rsidR="001F5A92" w:rsidRDefault="000A4700" w:rsidP="000A4700">
      <w:pPr>
        <w:pStyle w:val="Caption"/>
        <w:rPr>
          <w:lang w:eastAsia="zh-CN"/>
        </w:rPr>
      </w:pPr>
      <w:bookmarkStart w:id="51" w:name="_Ref439597314"/>
      <w:r w:rsidRPr="000A4700">
        <w:t xml:space="preserve">Figure </w:t>
      </w:r>
      <w:r w:rsidRPr="000A4700">
        <w:fldChar w:fldCharType="begin"/>
      </w:r>
      <w:r w:rsidRPr="000A4700">
        <w:instrText xml:space="preserve"> SEQ Figure \* ARABIC </w:instrText>
      </w:r>
      <w:r w:rsidRPr="000A4700">
        <w:fldChar w:fldCharType="separate"/>
      </w:r>
      <w:r w:rsidR="00B030AD">
        <w:rPr>
          <w:noProof/>
        </w:rPr>
        <w:t>17</w:t>
      </w:r>
      <w:r w:rsidRPr="000A4700">
        <w:fldChar w:fldCharType="end"/>
      </w:r>
      <w:bookmarkEnd w:id="51"/>
      <w:r w:rsidRPr="000A4700">
        <w:rPr>
          <w:rFonts w:hint="eastAsia"/>
        </w:rPr>
        <w:t>.</w:t>
      </w:r>
      <w:r w:rsidR="001F5A92" w:rsidRPr="000A4700">
        <w:t xml:space="preserve"> </w:t>
      </w:r>
      <w:r w:rsidR="007A6CE6">
        <w:t xml:space="preserve"> TDR a</w:t>
      </w:r>
      <w:r w:rsidR="007A6CE6">
        <w:rPr>
          <w:rFonts w:hint="eastAsia"/>
        </w:rPr>
        <w:t>dd</w:t>
      </w:r>
      <w:r w:rsidR="001F5A92" w:rsidRPr="000A4700">
        <w:t>ress encode</w:t>
      </w:r>
      <w:r w:rsidR="007A6CE6">
        <w:t>.</w:t>
      </w:r>
    </w:p>
    <w:p w14:paraId="0D07EA94" w14:textId="77777777" w:rsidR="00851B54" w:rsidRPr="00750A9D" w:rsidRDefault="000A4700" w:rsidP="000A4700">
      <w:pPr>
        <w:jc w:val="center"/>
        <w:rPr>
          <w:noProof/>
          <w:szCs w:val="20"/>
          <w:lang w:eastAsia="zh-CN"/>
        </w:rPr>
      </w:pPr>
      <w:r>
        <w:rPr>
          <w:sz w:val="16"/>
          <w:lang w:eastAsia="zh-CN"/>
        </w:rPr>
        <w:br w:type="page"/>
      </w:r>
      <w:r w:rsidR="00602E2F" w:rsidRPr="00750A9D">
        <w:rPr>
          <w:noProof/>
          <w:szCs w:val="20"/>
          <w:lang w:val="en-US"/>
        </w:rPr>
        <w:lastRenderedPageBreak/>
        <w:drawing>
          <wp:inline distT="0" distB="0" distL="0" distR="0" wp14:anchorId="10F57915" wp14:editId="3432C3EA">
            <wp:extent cx="4815840" cy="48768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840" cy="4876800"/>
                    </a:xfrm>
                    <a:prstGeom prst="rect">
                      <a:avLst/>
                    </a:prstGeom>
                    <a:noFill/>
                    <a:ln>
                      <a:noFill/>
                    </a:ln>
                  </pic:spPr>
                </pic:pic>
              </a:graphicData>
            </a:graphic>
          </wp:inline>
        </w:drawing>
      </w:r>
    </w:p>
    <w:p w14:paraId="03BED695" w14:textId="306B6A5A" w:rsidR="001F5A92" w:rsidRDefault="000A4700" w:rsidP="000A4700">
      <w:pPr>
        <w:pStyle w:val="Caption"/>
        <w:rPr>
          <w:lang w:eastAsia="zh-CN"/>
        </w:rPr>
      </w:pPr>
      <w:bookmarkStart w:id="52" w:name="_Ref439598590"/>
      <w:r w:rsidRPr="000A4700">
        <w:t xml:space="preserve">Figure </w:t>
      </w:r>
      <w:r w:rsidRPr="000A4700">
        <w:fldChar w:fldCharType="begin"/>
      </w:r>
      <w:r w:rsidRPr="000A4700">
        <w:instrText xml:space="preserve"> SEQ Figure \* ARABIC </w:instrText>
      </w:r>
      <w:r w:rsidRPr="000A4700">
        <w:fldChar w:fldCharType="separate"/>
      </w:r>
      <w:r w:rsidR="00B030AD">
        <w:rPr>
          <w:noProof/>
        </w:rPr>
        <w:t>18</w:t>
      </w:r>
      <w:r w:rsidRPr="000A4700">
        <w:fldChar w:fldCharType="end"/>
      </w:r>
      <w:bookmarkEnd w:id="52"/>
      <w:r w:rsidRPr="000A4700">
        <w:rPr>
          <w:rFonts w:hint="eastAsia"/>
        </w:rPr>
        <w:t>.</w:t>
      </w:r>
      <w:r w:rsidR="001F5A92" w:rsidRPr="000A4700">
        <w:t xml:space="preserve"> </w:t>
      </w:r>
      <w:r w:rsidR="007A6CE6">
        <w:t xml:space="preserve">TDR access </w:t>
      </w:r>
      <w:r w:rsidR="007A6CE6">
        <w:rPr>
          <w:rFonts w:hint="eastAsia"/>
          <w:lang w:eastAsia="zh-CN"/>
        </w:rPr>
        <w:t>n</w:t>
      </w:r>
      <w:r w:rsidR="001F5A92" w:rsidRPr="000A4700">
        <w:t>etwork element model</w:t>
      </w:r>
      <w:r w:rsidR="007A6CE6">
        <w:t>ling.</w:t>
      </w:r>
    </w:p>
    <w:p w14:paraId="4B3AC90D" w14:textId="77777777" w:rsidR="000A4700" w:rsidRPr="000A4700" w:rsidRDefault="000A4700" w:rsidP="000A4700">
      <w:pPr>
        <w:rPr>
          <w:sz w:val="16"/>
          <w:lang w:eastAsia="zh-CN"/>
        </w:rPr>
      </w:pPr>
    </w:p>
    <w:p w14:paraId="293FD708" w14:textId="77777777" w:rsidR="00F54604"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1A92C512" wp14:editId="0B9F0DF2">
            <wp:extent cx="5994400" cy="270954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4400" cy="2709545"/>
                    </a:xfrm>
                    <a:prstGeom prst="rect">
                      <a:avLst/>
                    </a:prstGeom>
                    <a:noFill/>
                    <a:ln>
                      <a:noFill/>
                    </a:ln>
                  </pic:spPr>
                </pic:pic>
              </a:graphicData>
            </a:graphic>
          </wp:inline>
        </w:drawing>
      </w:r>
    </w:p>
    <w:p w14:paraId="1129298C" w14:textId="3BFD2BAC" w:rsidR="001F5A92" w:rsidRDefault="000A4700" w:rsidP="000A4700">
      <w:pPr>
        <w:pStyle w:val="Caption"/>
        <w:rPr>
          <w:lang w:eastAsia="zh-CN"/>
        </w:rPr>
      </w:pPr>
      <w:bookmarkStart w:id="53" w:name="_Ref439597636"/>
      <w:r w:rsidRPr="000A4700">
        <w:t xml:space="preserve">Figure </w:t>
      </w:r>
      <w:r w:rsidRPr="000A4700">
        <w:fldChar w:fldCharType="begin"/>
      </w:r>
      <w:r w:rsidRPr="000A4700">
        <w:instrText xml:space="preserve"> SEQ Figure \* ARABIC </w:instrText>
      </w:r>
      <w:r w:rsidRPr="000A4700">
        <w:fldChar w:fldCharType="separate"/>
      </w:r>
      <w:r w:rsidR="00B030AD">
        <w:rPr>
          <w:noProof/>
        </w:rPr>
        <w:t>19</w:t>
      </w:r>
      <w:r w:rsidRPr="000A4700">
        <w:fldChar w:fldCharType="end"/>
      </w:r>
      <w:bookmarkEnd w:id="53"/>
      <w:r w:rsidRPr="000A4700">
        <w:rPr>
          <w:rFonts w:hint="eastAsia"/>
        </w:rPr>
        <w:t xml:space="preserve">. </w:t>
      </w:r>
      <w:r w:rsidR="00757881">
        <w:t>DFT TDR definition example</w:t>
      </w:r>
      <w:r w:rsidR="00D7775C">
        <w:t>.</w:t>
      </w:r>
    </w:p>
    <w:p w14:paraId="732B98F4" w14:textId="77777777" w:rsidR="000A4700" w:rsidRPr="000A4700" w:rsidRDefault="000A4700" w:rsidP="000A4700">
      <w:pPr>
        <w:rPr>
          <w:sz w:val="16"/>
          <w:lang w:eastAsia="zh-CN"/>
        </w:rPr>
      </w:pPr>
    </w:p>
    <w:p w14:paraId="6A97B236" w14:textId="77777777" w:rsidR="007C4126" w:rsidRPr="008B2B36" w:rsidRDefault="007C4126" w:rsidP="00205F87">
      <w:pPr>
        <w:pStyle w:val="Heading2"/>
      </w:pPr>
      <w:proofErr w:type="spellStart"/>
      <w:r w:rsidRPr="004F1126">
        <w:rPr>
          <w:rFonts w:eastAsia="Arial Unicode MS"/>
          <w:b/>
          <w:szCs w:val="20"/>
        </w:rPr>
        <w:lastRenderedPageBreak/>
        <w:t>dft_tdr_transaction</w:t>
      </w:r>
      <w:proofErr w:type="spellEnd"/>
      <w:r w:rsidRPr="008B2B36">
        <w:t xml:space="preserve"> Class and </w:t>
      </w:r>
      <w:proofErr w:type="spellStart"/>
      <w:r w:rsidRPr="004F1126">
        <w:rPr>
          <w:rFonts w:eastAsia="Arial Unicode MS"/>
          <w:b/>
          <w:szCs w:val="20"/>
        </w:rPr>
        <w:t>bus_reg_ext</w:t>
      </w:r>
      <w:proofErr w:type="spellEnd"/>
      <w:r w:rsidRPr="008B2B36">
        <w:t xml:space="preserve"> Class</w:t>
      </w:r>
    </w:p>
    <w:p w14:paraId="589CBF45" w14:textId="77777777" w:rsidR="000669C2" w:rsidRDefault="000669C2" w:rsidP="00205F87">
      <w:pPr>
        <w:rPr>
          <w:szCs w:val="20"/>
          <w:lang w:eastAsia="zh-CN"/>
        </w:rPr>
      </w:pPr>
      <w:proofErr w:type="spellStart"/>
      <w:r w:rsidRPr="004F1126">
        <w:rPr>
          <w:b/>
          <w:i/>
          <w:szCs w:val="20"/>
        </w:rPr>
        <w:t>bus_reg_ext</w:t>
      </w:r>
      <w:proofErr w:type="spellEnd"/>
      <w:r w:rsidRPr="008B2B36">
        <w:rPr>
          <w:szCs w:val="20"/>
        </w:rPr>
        <w:t xml:space="preserve"> class is used for sending golden value to </w:t>
      </w:r>
      <w:proofErr w:type="spellStart"/>
      <w:r w:rsidRPr="004F1126">
        <w:rPr>
          <w:b/>
          <w:i/>
          <w:szCs w:val="20"/>
        </w:rPr>
        <w:t>jtag_driver</w:t>
      </w:r>
      <w:proofErr w:type="spellEnd"/>
      <w:r w:rsidRPr="008B2B36">
        <w:rPr>
          <w:szCs w:val="20"/>
        </w:rPr>
        <w:t xml:space="preserve"> when doing register read or write in RAL. </w:t>
      </w:r>
      <w:proofErr w:type="spellStart"/>
      <w:r w:rsidRPr="004F1126">
        <w:rPr>
          <w:b/>
          <w:i/>
          <w:szCs w:val="20"/>
        </w:rPr>
        <w:t>dft_tdr_adpter</w:t>
      </w:r>
      <w:proofErr w:type="spellEnd"/>
      <w:r w:rsidRPr="008B2B36">
        <w:rPr>
          <w:szCs w:val="20"/>
        </w:rPr>
        <w:t xml:space="preserve"> colons the extension information to the handle of extension in </w:t>
      </w:r>
      <w:proofErr w:type="spellStart"/>
      <w:r w:rsidRPr="004F1126">
        <w:rPr>
          <w:b/>
          <w:i/>
          <w:szCs w:val="20"/>
        </w:rPr>
        <w:t>dft_tdr_transaction</w:t>
      </w:r>
      <w:proofErr w:type="spellEnd"/>
      <w:r w:rsidRPr="008B2B36">
        <w:rPr>
          <w:szCs w:val="20"/>
        </w:rPr>
        <w:t xml:space="preserve"> in bus2reg direction. </w:t>
      </w:r>
    </w:p>
    <w:p w14:paraId="1062AB5C" w14:textId="76BA2F87" w:rsidR="004F1126" w:rsidRPr="008B2B36" w:rsidRDefault="00F33F8B" w:rsidP="004F1126">
      <w:pPr>
        <w:rPr>
          <w:szCs w:val="20"/>
          <w:lang w:eastAsia="zh-CN"/>
        </w:rPr>
      </w:pPr>
      <w:r>
        <w:rPr>
          <w:szCs w:val="20"/>
          <w:lang w:eastAsia="zh-CN"/>
        </w:rPr>
        <w:fldChar w:fldCharType="begin"/>
      </w:r>
      <w:r>
        <w:rPr>
          <w:szCs w:val="20"/>
          <w:lang w:eastAsia="zh-CN"/>
        </w:rPr>
        <w:instrText xml:space="preserve"> REF _Ref439599157 \h </w:instrText>
      </w:r>
      <w:r>
        <w:rPr>
          <w:szCs w:val="20"/>
          <w:lang w:eastAsia="zh-CN"/>
        </w:rPr>
      </w:r>
      <w:r>
        <w:rPr>
          <w:szCs w:val="20"/>
          <w:lang w:eastAsia="zh-CN"/>
        </w:rPr>
        <w:fldChar w:fldCharType="separate"/>
      </w:r>
      <w:r>
        <w:t xml:space="preserve">Fig. </w:t>
      </w:r>
      <w:r>
        <w:rPr>
          <w:noProof/>
        </w:rPr>
        <w:t>20</w:t>
      </w:r>
      <w:r>
        <w:rPr>
          <w:szCs w:val="20"/>
          <w:lang w:eastAsia="zh-CN"/>
        </w:rPr>
        <w:fldChar w:fldCharType="end"/>
      </w:r>
      <w:r w:rsidR="004F1126" w:rsidRPr="00757881">
        <w:rPr>
          <w:szCs w:val="20"/>
          <w:lang w:eastAsia="zh-CN"/>
        </w:rPr>
        <w:t xml:space="preserve"> </w:t>
      </w:r>
      <w:r>
        <w:rPr>
          <w:szCs w:val="20"/>
          <w:lang w:eastAsia="zh-CN"/>
        </w:rPr>
        <w:t xml:space="preserve">and </w:t>
      </w:r>
      <w:r>
        <w:rPr>
          <w:szCs w:val="20"/>
          <w:lang w:eastAsia="zh-CN"/>
        </w:rPr>
        <w:fldChar w:fldCharType="begin"/>
      </w:r>
      <w:r>
        <w:rPr>
          <w:szCs w:val="20"/>
          <w:lang w:eastAsia="zh-CN"/>
        </w:rPr>
        <w:instrText xml:space="preserve"> REF _Ref439599171 \h </w:instrText>
      </w:r>
      <w:r>
        <w:rPr>
          <w:szCs w:val="20"/>
          <w:lang w:eastAsia="zh-CN"/>
        </w:rPr>
      </w:r>
      <w:r>
        <w:rPr>
          <w:szCs w:val="20"/>
          <w:lang w:eastAsia="zh-CN"/>
        </w:rPr>
        <w:fldChar w:fldCharType="separate"/>
      </w:r>
      <w:r>
        <w:t xml:space="preserve">Fig. </w:t>
      </w:r>
      <w:r>
        <w:rPr>
          <w:noProof/>
        </w:rPr>
        <w:t>21</w:t>
      </w:r>
      <w:r>
        <w:rPr>
          <w:szCs w:val="20"/>
          <w:lang w:eastAsia="zh-CN"/>
        </w:rPr>
        <w:fldChar w:fldCharType="end"/>
      </w:r>
      <w:r>
        <w:rPr>
          <w:szCs w:val="20"/>
          <w:lang w:eastAsia="zh-CN"/>
        </w:rPr>
        <w:t xml:space="preserve"> </w:t>
      </w:r>
      <w:r w:rsidR="004F1126" w:rsidRPr="008B2B36">
        <w:rPr>
          <w:szCs w:val="20"/>
          <w:lang w:eastAsia="zh-CN"/>
        </w:rPr>
        <w:t xml:space="preserve">show all properties of </w:t>
      </w:r>
      <w:proofErr w:type="spellStart"/>
      <w:r w:rsidR="004F1126" w:rsidRPr="000A4700">
        <w:rPr>
          <w:b/>
          <w:i/>
          <w:szCs w:val="20"/>
          <w:lang w:eastAsia="zh-CN"/>
        </w:rPr>
        <w:t>dft_tdr_transaction</w:t>
      </w:r>
      <w:proofErr w:type="spellEnd"/>
      <w:r w:rsidR="004F1126" w:rsidRPr="008B2B36">
        <w:rPr>
          <w:szCs w:val="20"/>
          <w:lang w:eastAsia="zh-CN"/>
        </w:rPr>
        <w:t xml:space="preserve"> </w:t>
      </w:r>
      <w:r w:rsidR="00757881">
        <w:rPr>
          <w:szCs w:val="20"/>
          <w:lang w:eastAsia="zh-CN"/>
        </w:rPr>
        <w:t xml:space="preserve">and </w:t>
      </w:r>
      <w:proofErr w:type="spellStart"/>
      <w:r w:rsidR="00757881" w:rsidRPr="00757881">
        <w:rPr>
          <w:b/>
          <w:i/>
          <w:szCs w:val="20"/>
          <w:lang w:eastAsia="zh-CN"/>
        </w:rPr>
        <w:t>bus_reg_ext</w:t>
      </w:r>
      <w:proofErr w:type="spellEnd"/>
      <w:r w:rsidR="00757881">
        <w:rPr>
          <w:szCs w:val="20"/>
          <w:lang w:eastAsia="zh-CN"/>
        </w:rPr>
        <w:t xml:space="preserve"> </w:t>
      </w:r>
      <w:r w:rsidR="004F1126" w:rsidRPr="008B2B36">
        <w:rPr>
          <w:szCs w:val="20"/>
          <w:lang w:eastAsia="zh-CN"/>
        </w:rPr>
        <w:t>class.</w:t>
      </w:r>
    </w:p>
    <w:p w14:paraId="3454B47A" w14:textId="0AC409B3" w:rsidR="004F1126" w:rsidRPr="008B2B36" w:rsidRDefault="004F1126" w:rsidP="004F1126">
      <w:pPr>
        <w:rPr>
          <w:szCs w:val="20"/>
          <w:lang w:eastAsia="zh-CN"/>
        </w:rPr>
      </w:pPr>
      <w:proofErr w:type="spellStart"/>
      <w:r w:rsidRPr="000A4700">
        <w:rPr>
          <w:b/>
          <w:i/>
          <w:szCs w:val="20"/>
          <w:lang w:eastAsia="zh-CN"/>
        </w:rPr>
        <w:t>read_not_write</w:t>
      </w:r>
      <w:proofErr w:type="spellEnd"/>
      <w:r w:rsidRPr="008B2B36">
        <w:rPr>
          <w:szCs w:val="20"/>
          <w:lang w:eastAsia="zh-CN"/>
        </w:rPr>
        <w:t xml:space="preserve"> indicates current register operation is a </w:t>
      </w:r>
      <w:r w:rsidRPr="00A72DF9">
        <w:rPr>
          <w:b/>
          <w:i/>
          <w:szCs w:val="20"/>
          <w:lang w:eastAsia="zh-CN"/>
        </w:rPr>
        <w:t>UVM_READ</w:t>
      </w:r>
      <w:r w:rsidRPr="008B2B36">
        <w:rPr>
          <w:szCs w:val="20"/>
          <w:lang w:eastAsia="zh-CN"/>
        </w:rPr>
        <w:t xml:space="preserve"> or </w:t>
      </w:r>
      <w:r w:rsidRPr="00A72DF9">
        <w:rPr>
          <w:b/>
          <w:i/>
          <w:szCs w:val="20"/>
          <w:lang w:eastAsia="zh-CN"/>
        </w:rPr>
        <w:t>UVM_WRITE</w:t>
      </w:r>
      <w:r w:rsidR="00A72DF9">
        <w:rPr>
          <w:szCs w:val="20"/>
          <w:lang w:eastAsia="zh-CN"/>
        </w:rPr>
        <w:t xml:space="preserve"> kind</w:t>
      </w:r>
      <w:r w:rsidRPr="008B2B36">
        <w:rPr>
          <w:szCs w:val="20"/>
          <w:lang w:eastAsia="zh-CN"/>
        </w:rPr>
        <w:t>.</w:t>
      </w:r>
    </w:p>
    <w:p w14:paraId="309C6DCF" w14:textId="77777777" w:rsidR="004F1126" w:rsidRPr="008B2B36" w:rsidRDefault="004F1126" w:rsidP="004F1126">
      <w:pPr>
        <w:rPr>
          <w:szCs w:val="20"/>
          <w:lang w:eastAsia="zh-CN"/>
        </w:rPr>
      </w:pPr>
      <w:r w:rsidRPr="000A4700">
        <w:rPr>
          <w:b/>
          <w:i/>
          <w:szCs w:val="20"/>
          <w:lang w:eastAsia="zh-CN"/>
        </w:rPr>
        <w:t xml:space="preserve">address </w:t>
      </w:r>
      <w:r w:rsidRPr="008B2B36">
        <w:rPr>
          <w:szCs w:val="20"/>
          <w:lang w:eastAsia="zh-CN"/>
        </w:rPr>
        <w:t>is the encoded TDR address.</w:t>
      </w:r>
    </w:p>
    <w:p w14:paraId="7C2D6E98" w14:textId="1DB4D865" w:rsidR="004F1126" w:rsidRPr="008B2B36" w:rsidRDefault="004F1126" w:rsidP="004F1126">
      <w:pPr>
        <w:rPr>
          <w:szCs w:val="20"/>
          <w:lang w:eastAsia="zh-CN"/>
        </w:rPr>
      </w:pPr>
      <w:r w:rsidRPr="008B2B36">
        <w:rPr>
          <w:szCs w:val="20"/>
          <w:lang w:eastAsia="zh-CN"/>
        </w:rPr>
        <w:t xml:space="preserve">If current register access kind is </w:t>
      </w:r>
      <w:r w:rsidRPr="00A72DF9">
        <w:rPr>
          <w:b/>
          <w:i/>
          <w:szCs w:val="20"/>
          <w:lang w:eastAsia="zh-CN"/>
        </w:rPr>
        <w:t>UVM_WRITE</w:t>
      </w:r>
      <w:r w:rsidRPr="008B2B36">
        <w:rPr>
          <w:szCs w:val="20"/>
          <w:lang w:eastAsia="zh-CN"/>
        </w:rPr>
        <w:t xml:space="preserve">, </w:t>
      </w:r>
      <w:proofErr w:type="spellStart"/>
      <w:r w:rsidRPr="000A4700">
        <w:rPr>
          <w:b/>
          <w:i/>
          <w:szCs w:val="20"/>
          <w:lang w:eastAsia="zh-CN"/>
        </w:rPr>
        <w:t>dft_tdr_adapter</w:t>
      </w:r>
      <w:proofErr w:type="spellEnd"/>
      <w:r w:rsidRPr="008B2B36">
        <w:rPr>
          <w:szCs w:val="20"/>
          <w:lang w:eastAsia="zh-CN"/>
        </w:rPr>
        <w:t xml:space="preserve"> shift write data to </w:t>
      </w:r>
      <w:proofErr w:type="spellStart"/>
      <w:r w:rsidRPr="000A4700">
        <w:rPr>
          <w:b/>
          <w:i/>
          <w:szCs w:val="20"/>
          <w:lang w:eastAsia="zh-CN"/>
        </w:rPr>
        <w:t>wr_data_q</w:t>
      </w:r>
      <w:proofErr w:type="spellEnd"/>
      <w:r w:rsidRPr="008B2B36">
        <w:rPr>
          <w:szCs w:val="20"/>
          <w:lang w:eastAsia="zh-CN"/>
        </w:rPr>
        <w:t xml:space="preserve">. If current register access kind is </w:t>
      </w:r>
      <w:r w:rsidRPr="00A72DF9">
        <w:rPr>
          <w:b/>
          <w:i/>
          <w:szCs w:val="20"/>
          <w:lang w:eastAsia="zh-CN"/>
        </w:rPr>
        <w:t>UVM_READ</w:t>
      </w:r>
      <w:r w:rsidRPr="008B2B36">
        <w:rPr>
          <w:szCs w:val="20"/>
          <w:lang w:eastAsia="zh-CN"/>
        </w:rPr>
        <w:t xml:space="preserve">, </w:t>
      </w:r>
      <w:proofErr w:type="spellStart"/>
      <w:r w:rsidRPr="000A4700">
        <w:rPr>
          <w:b/>
          <w:i/>
          <w:szCs w:val="20"/>
          <w:lang w:eastAsia="zh-CN"/>
        </w:rPr>
        <w:t>dft_tdr_adapter</w:t>
      </w:r>
      <w:proofErr w:type="spellEnd"/>
      <w:r w:rsidRPr="008B2B36">
        <w:rPr>
          <w:szCs w:val="20"/>
          <w:lang w:eastAsia="zh-CN"/>
        </w:rPr>
        <w:t xml:space="preserve"> shift the default </w:t>
      </w:r>
      <w:r w:rsidR="00A72DF9">
        <w:rPr>
          <w:szCs w:val="20"/>
          <w:lang w:eastAsia="zh-CN"/>
        </w:rPr>
        <w:t xml:space="preserve">value </w:t>
      </w:r>
      <w:r w:rsidRPr="008B2B36">
        <w:rPr>
          <w:szCs w:val="20"/>
          <w:lang w:eastAsia="zh-CN"/>
        </w:rPr>
        <w:t xml:space="preserve">of the register to </w:t>
      </w:r>
      <w:proofErr w:type="spellStart"/>
      <w:r w:rsidRPr="000A4700">
        <w:rPr>
          <w:b/>
          <w:i/>
          <w:szCs w:val="20"/>
          <w:lang w:eastAsia="zh-CN"/>
        </w:rPr>
        <w:t>wr_data_q</w:t>
      </w:r>
      <w:proofErr w:type="spellEnd"/>
      <w:r w:rsidRPr="008B2B36">
        <w:rPr>
          <w:szCs w:val="20"/>
          <w:lang w:eastAsia="zh-CN"/>
        </w:rPr>
        <w:t>.</w:t>
      </w:r>
    </w:p>
    <w:p w14:paraId="75F8B999" w14:textId="77777777" w:rsidR="004F1126" w:rsidRPr="008B2B36" w:rsidRDefault="004F1126" w:rsidP="004F1126">
      <w:pPr>
        <w:rPr>
          <w:szCs w:val="20"/>
          <w:lang w:eastAsia="zh-CN"/>
        </w:rPr>
      </w:pPr>
      <w:r w:rsidRPr="000A4700">
        <w:rPr>
          <w:b/>
          <w:i/>
          <w:szCs w:val="20"/>
          <w:lang w:eastAsia="zh-CN"/>
        </w:rPr>
        <w:t>extension</w:t>
      </w:r>
      <w:r w:rsidRPr="008B2B36">
        <w:rPr>
          <w:szCs w:val="20"/>
          <w:lang w:eastAsia="zh-CN"/>
        </w:rPr>
        <w:t xml:space="preserve"> is an object of </w:t>
      </w:r>
      <w:proofErr w:type="spellStart"/>
      <w:r w:rsidRPr="000A4700">
        <w:rPr>
          <w:b/>
          <w:i/>
          <w:szCs w:val="20"/>
          <w:lang w:eastAsia="zh-CN"/>
        </w:rPr>
        <w:t>bus_reg_ext</w:t>
      </w:r>
      <w:proofErr w:type="spellEnd"/>
      <w:r w:rsidRPr="008B2B36">
        <w:rPr>
          <w:szCs w:val="20"/>
          <w:lang w:eastAsia="zh-CN"/>
        </w:rPr>
        <w:t xml:space="preserve"> class, which is used to transfer the side information for TDO pad checking in RAL.</w:t>
      </w:r>
    </w:p>
    <w:p w14:paraId="61F51080" w14:textId="77777777" w:rsidR="004F1126" w:rsidRPr="008B2B36" w:rsidRDefault="004F1126" w:rsidP="004F1126">
      <w:pPr>
        <w:rPr>
          <w:szCs w:val="20"/>
          <w:lang w:eastAsia="zh-CN"/>
        </w:rPr>
      </w:pPr>
      <w:proofErr w:type="spellStart"/>
      <w:r w:rsidRPr="000A4700">
        <w:rPr>
          <w:b/>
          <w:i/>
          <w:szCs w:val="20"/>
          <w:lang w:eastAsia="zh-CN"/>
        </w:rPr>
        <w:t>reg_length</w:t>
      </w:r>
      <w:proofErr w:type="spellEnd"/>
      <w:r w:rsidRPr="008B2B36">
        <w:rPr>
          <w:szCs w:val="20"/>
          <w:lang w:eastAsia="zh-CN"/>
        </w:rPr>
        <w:t xml:space="preserve"> stores current register’s length.</w:t>
      </w:r>
    </w:p>
    <w:p w14:paraId="1186EA53" w14:textId="3DDE4F4B" w:rsidR="004F1126" w:rsidRPr="008B2B36" w:rsidRDefault="004F1126" w:rsidP="004F1126">
      <w:pPr>
        <w:rPr>
          <w:szCs w:val="20"/>
          <w:lang w:eastAsia="zh-CN"/>
        </w:rPr>
      </w:pPr>
      <w:r w:rsidRPr="008B2B36">
        <w:rPr>
          <w:szCs w:val="20"/>
          <w:lang w:eastAsia="zh-CN"/>
        </w:rPr>
        <w:t xml:space="preserve">In bus2reg direction, if current register access kind is </w:t>
      </w:r>
      <w:r w:rsidRPr="00A72DF9">
        <w:rPr>
          <w:b/>
          <w:i/>
          <w:szCs w:val="20"/>
          <w:lang w:eastAsia="zh-CN"/>
        </w:rPr>
        <w:t>UVM_WRITE</w:t>
      </w:r>
      <w:r w:rsidRPr="008B2B36">
        <w:rPr>
          <w:szCs w:val="20"/>
          <w:lang w:eastAsia="zh-CN"/>
        </w:rPr>
        <w:t xml:space="preserve">, </w:t>
      </w:r>
      <w:proofErr w:type="spellStart"/>
      <w:r w:rsidRPr="00461857">
        <w:rPr>
          <w:b/>
          <w:i/>
          <w:szCs w:val="20"/>
          <w:lang w:eastAsia="zh-CN"/>
        </w:rPr>
        <w:t>dft_tdr_adapter</w:t>
      </w:r>
      <w:proofErr w:type="spellEnd"/>
      <w:r w:rsidRPr="008B2B36">
        <w:rPr>
          <w:szCs w:val="20"/>
          <w:lang w:eastAsia="zh-CN"/>
        </w:rPr>
        <w:t xml:space="preserve"> returns data in </w:t>
      </w:r>
      <w:proofErr w:type="spellStart"/>
      <w:r w:rsidRPr="00461857">
        <w:rPr>
          <w:b/>
          <w:i/>
          <w:szCs w:val="20"/>
          <w:lang w:eastAsia="zh-CN"/>
        </w:rPr>
        <w:t>wr_data_q</w:t>
      </w:r>
      <w:proofErr w:type="spellEnd"/>
      <w:r w:rsidRPr="008B2B36">
        <w:rPr>
          <w:szCs w:val="20"/>
          <w:lang w:eastAsia="zh-CN"/>
        </w:rPr>
        <w:t xml:space="preserve"> else returns </w:t>
      </w:r>
      <w:r w:rsidR="00A72DF9">
        <w:rPr>
          <w:szCs w:val="20"/>
          <w:lang w:eastAsia="zh-CN"/>
        </w:rPr>
        <w:t xml:space="preserve">data in </w:t>
      </w:r>
      <w:proofErr w:type="spellStart"/>
      <w:r w:rsidRPr="00461857">
        <w:rPr>
          <w:b/>
          <w:i/>
          <w:szCs w:val="20"/>
          <w:lang w:eastAsia="zh-CN"/>
        </w:rPr>
        <w:t>rd_data_q</w:t>
      </w:r>
      <w:proofErr w:type="spellEnd"/>
      <w:r w:rsidRPr="008B2B36">
        <w:rPr>
          <w:szCs w:val="20"/>
          <w:lang w:eastAsia="zh-CN"/>
        </w:rPr>
        <w:t>.</w:t>
      </w:r>
    </w:p>
    <w:p w14:paraId="7FD8343C" w14:textId="77777777" w:rsidR="000A4700" w:rsidRDefault="00602E2F" w:rsidP="00042D7B">
      <w:pPr>
        <w:jc w:val="center"/>
        <w:rPr>
          <w:noProof/>
          <w:sz w:val="16"/>
          <w:szCs w:val="20"/>
          <w:lang w:eastAsia="zh-CN"/>
        </w:rPr>
      </w:pPr>
      <w:r>
        <w:rPr>
          <w:rFonts w:hint="eastAsia"/>
          <w:noProof/>
          <w:sz w:val="16"/>
          <w:szCs w:val="20"/>
          <w:lang w:val="en-US"/>
        </w:rPr>
        <w:drawing>
          <wp:inline distT="0" distB="0" distL="0" distR="0" wp14:anchorId="6FE6BE8C" wp14:editId="02290590">
            <wp:extent cx="3027680" cy="1693545"/>
            <wp:effectExtent l="0" t="0" r="0" b="0"/>
            <wp:docPr id="1" name="Picture 1" descr="dft_td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t_tdr_transa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7680" cy="1693545"/>
                    </a:xfrm>
                    <a:prstGeom prst="rect">
                      <a:avLst/>
                    </a:prstGeom>
                    <a:noFill/>
                    <a:ln>
                      <a:noFill/>
                    </a:ln>
                  </pic:spPr>
                </pic:pic>
              </a:graphicData>
            </a:graphic>
          </wp:inline>
        </w:drawing>
      </w:r>
    </w:p>
    <w:p w14:paraId="2458E9F2" w14:textId="1494B75B" w:rsidR="00042D7B" w:rsidRDefault="005F1159" w:rsidP="005F1159">
      <w:pPr>
        <w:pStyle w:val="Caption"/>
      </w:pPr>
      <w:bookmarkStart w:id="54" w:name="_Ref439599157"/>
      <w:r>
        <w:t xml:space="preserve">Figure </w:t>
      </w:r>
      <w:r>
        <w:fldChar w:fldCharType="begin"/>
      </w:r>
      <w:r>
        <w:instrText xml:space="preserve"> SEQ Figure \* ARABIC </w:instrText>
      </w:r>
      <w:r>
        <w:fldChar w:fldCharType="separate"/>
      </w:r>
      <w:r w:rsidR="00B030AD">
        <w:rPr>
          <w:noProof/>
        </w:rPr>
        <w:t>20</w:t>
      </w:r>
      <w:r>
        <w:fldChar w:fldCharType="end"/>
      </w:r>
      <w:bookmarkEnd w:id="54"/>
      <w:r>
        <w:rPr>
          <w:rFonts w:hint="eastAsia"/>
          <w:lang w:eastAsia="zh-CN"/>
        </w:rPr>
        <w:t>.</w:t>
      </w:r>
      <w:r>
        <w:rPr>
          <w:lang w:eastAsia="zh-CN"/>
        </w:rPr>
        <w:t xml:space="preserve"> </w:t>
      </w:r>
      <w:proofErr w:type="spellStart"/>
      <w:r w:rsidRPr="005F1159">
        <w:rPr>
          <w:b/>
          <w:i/>
          <w:lang w:eastAsia="zh-CN"/>
        </w:rPr>
        <w:t>dft_tdr_transaction</w:t>
      </w:r>
      <w:proofErr w:type="spellEnd"/>
      <w:r>
        <w:rPr>
          <w:lang w:eastAsia="zh-CN"/>
        </w:rPr>
        <w:t xml:space="preserve"> </w:t>
      </w:r>
      <w:r>
        <w:t>properties definition</w:t>
      </w:r>
      <w:r w:rsidR="00A72DF9">
        <w:t>.</w:t>
      </w:r>
    </w:p>
    <w:p w14:paraId="02139E0B" w14:textId="77777777" w:rsidR="005F1159" w:rsidRPr="005F1159" w:rsidRDefault="005F1159" w:rsidP="005F1159">
      <w:pPr>
        <w:rPr>
          <w:lang w:eastAsia="zh-CN"/>
        </w:rPr>
      </w:pPr>
    </w:p>
    <w:p w14:paraId="45A2B728" w14:textId="77777777" w:rsidR="007C4126" w:rsidRPr="00750A9D" w:rsidRDefault="00602E2F"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7AC70CCC" wp14:editId="4142E3C0">
            <wp:extent cx="2207895" cy="1476375"/>
            <wp:effectExtent l="0" t="0" r="0" b="0"/>
            <wp:docPr id="2" name="Picture 2" descr="bus_reg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_reg_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7895" cy="1476375"/>
                    </a:xfrm>
                    <a:prstGeom prst="rect">
                      <a:avLst/>
                    </a:prstGeom>
                    <a:noFill/>
                    <a:ln>
                      <a:noFill/>
                    </a:ln>
                  </pic:spPr>
                </pic:pic>
              </a:graphicData>
            </a:graphic>
          </wp:inline>
        </w:drawing>
      </w:r>
    </w:p>
    <w:p w14:paraId="0E5944FD" w14:textId="284ADFFF" w:rsidR="001F5A92" w:rsidRDefault="000A4700" w:rsidP="000A4700">
      <w:pPr>
        <w:pStyle w:val="Caption"/>
        <w:rPr>
          <w:lang w:eastAsia="zh-CN"/>
        </w:rPr>
      </w:pPr>
      <w:bookmarkStart w:id="55" w:name="_Ref439599171"/>
      <w:r>
        <w:t xml:space="preserve">Figure </w:t>
      </w:r>
      <w:r>
        <w:fldChar w:fldCharType="begin"/>
      </w:r>
      <w:r>
        <w:instrText xml:space="preserve"> SEQ Figure \* ARABIC </w:instrText>
      </w:r>
      <w:r>
        <w:fldChar w:fldCharType="separate"/>
      </w:r>
      <w:r w:rsidR="00B030AD">
        <w:rPr>
          <w:noProof/>
        </w:rPr>
        <w:t>21</w:t>
      </w:r>
      <w:r>
        <w:fldChar w:fldCharType="end"/>
      </w:r>
      <w:bookmarkEnd w:id="55"/>
      <w:r>
        <w:rPr>
          <w:rFonts w:hint="eastAsia"/>
          <w:lang w:eastAsia="zh-CN"/>
        </w:rPr>
        <w:t>.</w:t>
      </w:r>
      <w:r w:rsidR="005F1159">
        <w:rPr>
          <w:lang w:eastAsia="zh-CN"/>
        </w:rPr>
        <w:t xml:space="preserve"> </w:t>
      </w:r>
      <w:proofErr w:type="spellStart"/>
      <w:r w:rsidR="005F1159" w:rsidRPr="005F1159">
        <w:rPr>
          <w:b/>
          <w:i/>
          <w:lang w:eastAsia="zh-CN"/>
        </w:rPr>
        <w:t>bus_reg_ext</w:t>
      </w:r>
      <w:proofErr w:type="spellEnd"/>
      <w:r w:rsidR="005F1159">
        <w:rPr>
          <w:lang w:eastAsia="zh-CN"/>
        </w:rPr>
        <w:t xml:space="preserve"> </w:t>
      </w:r>
      <w:r w:rsidR="005F1159">
        <w:t>properties definition</w:t>
      </w:r>
      <w:r w:rsidR="00A72DF9">
        <w:t>.</w:t>
      </w:r>
    </w:p>
    <w:p w14:paraId="11B86505" w14:textId="77777777" w:rsidR="000A4700" w:rsidRPr="004F1126" w:rsidRDefault="000A4700" w:rsidP="000A4700">
      <w:pPr>
        <w:rPr>
          <w:sz w:val="16"/>
          <w:lang w:eastAsia="zh-CN"/>
        </w:rPr>
      </w:pPr>
    </w:p>
    <w:p w14:paraId="6A0832C0" w14:textId="77777777" w:rsidR="001F7669" w:rsidRPr="008B2B36" w:rsidRDefault="00BE7E78" w:rsidP="00205F87">
      <w:pPr>
        <w:pStyle w:val="Heading1"/>
      </w:pPr>
      <w:r>
        <w:rPr>
          <w:rFonts w:eastAsia="宋体" w:hint="eastAsia"/>
          <w:lang w:eastAsia="zh-CN"/>
        </w:rPr>
        <w:t xml:space="preserve">IV.  </w:t>
      </w:r>
      <w:r w:rsidR="00D45B43" w:rsidRPr="008B2B36">
        <w:t xml:space="preserve"> </w:t>
      </w:r>
      <w:r w:rsidR="001F7669" w:rsidRPr="008B2B36">
        <w:t>STIL Test Pattern Verification</w:t>
      </w:r>
    </w:p>
    <w:p w14:paraId="578FE9F5" w14:textId="5A818314" w:rsidR="004A7349" w:rsidRPr="008B2B36" w:rsidRDefault="00383421" w:rsidP="00205F87">
      <w:pPr>
        <w:rPr>
          <w:color w:val="000000"/>
          <w:szCs w:val="20"/>
        </w:rPr>
      </w:pPr>
      <w:r w:rsidRPr="008B2B36">
        <w:rPr>
          <w:szCs w:val="20"/>
        </w:rPr>
        <w:t>In order t</w:t>
      </w:r>
      <w:r w:rsidR="006031B2" w:rsidRPr="008B2B36">
        <w:rPr>
          <w:szCs w:val="20"/>
        </w:rPr>
        <w:t xml:space="preserve">o </w:t>
      </w:r>
      <w:r w:rsidRPr="008B2B36">
        <w:rPr>
          <w:color w:val="000000"/>
          <w:szCs w:val="20"/>
        </w:rPr>
        <w:t>verify the content and behavio</w:t>
      </w:r>
      <w:r w:rsidR="00461857">
        <w:rPr>
          <w:rFonts w:hint="eastAsia"/>
          <w:color w:val="000000"/>
          <w:szCs w:val="20"/>
          <w:lang w:eastAsia="zh-CN"/>
        </w:rPr>
        <w:t>u</w:t>
      </w:r>
      <w:r w:rsidRPr="008B2B36">
        <w:rPr>
          <w:color w:val="000000"/>
          <w:szCs w:val="20"/>
        </w:rPr>
        <w:t>r</w:t>
      </w:r>
      <w:r w:rsidR="00501874">
        <w:rPr>
          <w:color w:val="000000"/>
          <w:szCs w:val="20"/>
        </w:rPr>
        <w:t>s</w:t>
      </w:r>
      <w:r w:rsidRPr="008B2B36">
        <w:rPr>
          <w:color w:val="000000"/>
          <w:szCs w:val="20"/>
        </w:rPr>
        <w:t xml:space="preserve"> of </w:t>
      </w:r>
      <w:r w:rsidR="0071518E">
        <w:rPr>
          <w:color w:val="000000"/>
          <w:szCs w:val="20"/>
        </w:rPr>
        <w:t xml:space="preserve">the </w:t>
      </w:r>
      <w:r w:rsidRPr="008B2B36">
        <w:rPr>
          <w:color w:val="000000"/>
          <w:szCs w:val="20"/>
        </w:rPr>
        <w:t>generated STIL file</w:t>
      </w:r>
      <w:r w:rsidR="006031B2" w:rsidRPr="008B2B36">
        <w:rPr>
          <w:szCs w:val="20"/>
        </w:rPr>
        <w:t xml:space="preserve">, we can use STIL </w:t>
      </w:r>
      <w:proofErr w:type="spellStart"/>
      <w:r w:rsidR="006031B2" w:rsidRPr="008B2B36">
        <w:rPr>
          <w:szCs w:val="20"/>
        </w:rPr>
        <w:t>Verify</w:t>
      </w:r>
      <w:r w:rsidR="006031B2" w:rsidRPr="008B2B36">
        <w:rPr>
          <w:szCs w:val="20"/>
          <w:vertAlign w:val="superscript"/>
        </w:rPr>
        <w:t>TM</w:t>
      </w:r>
      <w:proofErr w:type="spellEnd"/>
      <w:r w:rsidR="004A7349" w:rsidRPr="008B2B36">
        <w:rPr>
          <w:szCs w:val="20"/>
        </w:rPr>
        <w:t xml:space="preserve"> to generate a </w:t>
      </w:r>
      <w:r w:rsidR="004A7349" w:rsidRPr="008B2B36">
        <w:rPr>
          <w:color w:val="000000"/>
          <w:szCs w:val="20"/>
        </w:rPr>
        <w:t xml:space="preserve">Verilog </w:t>
      </w:r>
      <w:proofErr w:type="spellStart"/>
      <w:r w:rsidR="00B5371B">
        <w:rPr>
          <w:color w:val="000000"/>
          <w:szCs w:val="20"/>
        </w:rPr>
        <w:t>testbench</w:t>
      </w:r>
      <w:proofErr w:type="spellEnd"/>
      <w:r w:rsidR="00964C12" w:rsidRPr="008B2B36">
        <w:rPr>
          <w:color w:val="000000"/>
          <w:szCs w:val="20"/>
        </w:rPr>
        <w:t xml:space="preserve"> and re-run simulation before deliver</w:t>
      </w:r>
      <w:r w:rsidR="0071518E">
        <w:rPr>
          <w:color w:val="000000"/>
          <w:szCs w:val="20"/>
        </w:rPr>
        <w:t>ing</w:t>
      </w:r>
      <w:r w:rsidR="00964C12" w:rsidRPr="008B2B36">
        <w:rPr>
          <w:color w:val="000000"/>
          <w:szCs w:val="20"/>
        </w:rPr>
        <w:t xml:space="preserve"> to ATE test engineers.</w:t>
      </w:r>
      <w:r w:rsidR="001449EC">
        <w:rPr>
          <w:color w:val="000000"/>
          <w:szCs w:val="20"/>
        </w:rPr>
        <w:t xml:space="preserve">  The STIL file is verified if the simulation passes.</w:t>
      </w:r>
    </w:p>
    <w:p w14:paraId="470F3FA9" w14:textId="54A9C43F" w:rsidR="006031B2" w:rsidRPr="008B2B36" w:rsidRDefault="0036133F" w:rsidP="00205F87">
      <w:pPr>
        <w:rPr>
          <w:color w:val="000000"/>
          <w:szCs w:val="20"/>
        </w:rPr>
      </w:pPr>
      <w:r w:rsidRPr="008B2B36">
        <w:rPr>
          <w:szCs w:val="20"/>
        </w:rPr>
        <w:t xml:space="preserve">STIL </w:t>
      </w:r>
      <w:proofErr w:type="spellStart"/>
      <w:r w:rsidRPr="008B2B36">
        <w:rPr>
          <w:szCs w:val="20"/>
        </w:rPr>
        <w:t>Verify</w:t>
      </w:r>
      <w:r w:rsidRPr="008B2B36">
        <w:rPr>
          <w:szCs w:val="20"/>
          <w:vertAlign w:val="superscript"/>
        </w:rPr>
        <w:t>TM</w:t>
      </w:r>
      <w:proofErr w:type="spellEnd"/>
      <w:r w:rsidR="00383421" w:rsidRPr="008B2B36">
        <w:rPr>
          <w:szCs w:val="20"/>
        </w:rPr>
        <w:t xml:space="preserve"> is</w:t>
      </w:r>
      <w:r w:rsidR="00383421" w:rsidRPr="008B2B36">
        <w:rPr>
          <w:color w:val="000000"/>
          <w:szCs w:val="20"/>
        </w:rPr>
        <w:t xml:space="preserve"> a free verification utility provided by Mentor Graphics for checking the conformity of STIL files, </w:t>
      </w:r>
      <w:r w:rsidRPr="008B2B36">
        <w:rPr>
          <w:color w:val="000000"/>
          <w:szCs w:val="20"/>
        </w:rPr>
        <w:t>which ensures that STIL files ar</w:t>
      </w:r>
      <w:r w:rsidR="00CA3713" w:rsidRPr="008B2B36">
        <w:rPr>
          <w:color w:val="000000"/>
          <w:szCs w:val="20"/>
        </w:rPr>
        <w:t>e syntactically correct, and</w:t>
      </w:r>
      <w:r w:rsidRPr="008B2B36">
        <w:rPr>
          <w:color w:val="000000"/>
          <w:szCs w:val="20"/>
        </w:rPr>
        <w:t xml:space="preserve"> features a Verilog </w:t>
      </w:r>
      <w:proofErr w:type="spellStart"/>
      <w:r w:rsidR="00B5371B">
        <w:rPr>
          <w:color w:val="000000"/>
          <w:szCs w:val="20"/>
        </w:rPr>
        <w:t>testbench</w:t>
      </w:r>
      <w:proofErr w:type="spellEnd"/>
      <w:r w:rsidRPr="008B2B36">
        <w:rPr>
          <w:color w:val="000000"/>
          <w:szCs w:val="20"/>
        </w:rPr>
        <w:t xml:space="preserve"> that allows EDA</w:t>
      </w:r>
      <w:r w:rsidR="00DA5533">
        <w:rPr>
          <w:color w:val="000000"/>
          <w:szCs w:val="20"/>
        </w:rPr>
        <w:t xml:space="preserve"> (Electronic Design Automation)</w:t>
      </w:r>
      <w:r w:rsidRPr="008B2B36">
        <w:rPr>
          <w:color w:val="000000"/>
          <w:szCs w:val="20"/>
        </w:rPr>
        <w:t xml:space="preserve"> and ATE tool developers to run and display STIL content in any Verilog simulator taking STIL file and DUT as input</w:t>
      </w:r>
      <w:r w:rsidR="0057540C">
        <w:rPr>
          <w:color w:val="000000"/>
          <w:szCs w:val="20"/>
        </w:rPr>
        <w:t xml:space="preserve"> [4</w:t>
      </w:r>
      <w:r w:rsidR="00CA3713" w:rsidRPr="008B2B36">
        <w:rPr>
          <w:color w:val="000000"/>
          <w:szCs w:val="20"/>
        </w:rPr>
        <w:t>]</w:t>
      </w:r>
      <w:r w:rsidRPr="008B2B36">
        <w:rPr>
          <w:color w:val="000000"/>
          <w:szCs w:val="20"/>
        </w:rPr>
        <w:t>.</w:t>
      </w:r>
    </w:p>
    <w:p w14:paraId="2F0A0033" w14:textId="77777777" w:rsidR="00475DCB" w:rsidRPr="008B2B36" w:rsidRDefault="00BE7E78" w:rsidP="00205F87">
      <w:pPr>
        <w:pStyle w:val="Heading1"/>
      </w:pPr>
      <w:r>
        <w:rPr>
          <w:rFonts w:eastAsia="宋体" w:hint="eastAsia"/>
          <w:lang w:eastAsia="zh-CN"/>
        </w:rPr>
        <w:lastRenderedPageBreak/>
        <w:t xml:space="preserve">V.  </w:t>
      </w:r>
      <w:r w:rsidR="00D45B43" w:rsidRPr="008B2B36">
        <w:t xml:space="preserve"> </w:t>
      </w:r>
      <w:r w:rsidR="00CA3713" w:rsidRPr="008B2B36">
        <w:t>Discussion</w:t>
      </w:r>
    </w:p>
    <w:p w14:paraId="2DB67B25" w14:textId="77777777" w:rsidR="009A074E" w:rsidRPr="008B2B36" w:rsidRDefault="009A074E" w:rsidP="00205F87">
      <w:pPr>
        <w:rPr>
          <w:szCs w:val="20"/>
        </w:rPr>
      </w:pPr>
      <w:r w:rsidRPr="008B2B36">
        <w:rPr>
          <w:szCs w:val="20"/>
        </w:rPr>
        <w:t>In Figure</w:t>
      </w:r>
      <w:r w:rsidR="001449EC">
        <w:rPr>
          <w:szCs w:val="20"/>
        </w:rPr>
        <w:t xml:space="preserve"> </w:t>
      </w:r>
      <w:r w:rsidRPr="008B2B36">
        <w:rPr>
          <w:szCs w:val="20"/>
        </w:rPr>
        <w:t xml:space="preserve">1, </w:t>
      </w:r>
      <w:proofErr w:type="spellStart"/>
      <w:r w:rsidRPr="004F1126">
        <w:rPr>
          <w:b/>
          <w:i/>
          <w:szCs w:val="20"/>
        </w:rPr>
        <w:t>pad_</w:t>
      </w:r>
      <w:r w:rsidR="003B3B06" w:rsidRPr="004F1126">
        <w:rPr>
          <w:b/>
          <w:i/>
          <w:szCs w:val="20"/>
        </w:rPr>
        <w:t>agent</w:t>
      </w:r>
      <w:proofErr w:type="spellEnd"/>
      <w:r w:rsidR="003B3B06" w:rsidRPr="008B2B36">
        <w:rPr>
          <w:szCs w:val="20"/>
        </w:rPr>
        <w:t xml:space="preserve"> is mostly a physical layer agent </w:t>
      </w:r>
      <w:r w:rsidR="000B05DB">
        <w:rPr>
          <w:szCs w:val="20"/>
        </w:rPr>
        <w:t>that</w:t>
      </w:r>
      <w:r w:rsidR="001449EC">
        <w:rPr>
          <w:szCs w:val="20"/>
        </w:rPr>
        <w:t xml:space="preserve"> only toggle</w:t>
      </w:r>
      <w:r w:rsidR="00D04DD2">
        <w:rPr>
          <w:szCs w:val="20"/>
        </w:rPr>
        <w:t>s</w:t>
      </w:r>
      <w:r w:rsidR="001449EC">
        <w:rPr>
          <w:szCs w:val="20"/>
        </w:rPr>
        <w:t xml:space="preserve"> and sample</w:t>
      </w:r>
      <w:r w:rsidR="00D04DD2">
        <w:rPr>
          <w:szCs w:val="20"/>
        </w:rPr>
        <w:t>s</w:t>
      </w:r>
      <w:r w:rsidR="000B05DB">
        <w:rPr>
          <w:szCs w:val="20"/>
        </w:rPr>
        <w:t xml:space="preserve"> pads directed</w:t>
      </w:r>
      <w:r w:rsidR="001449EC">
        <w:rPr>
          <w:szCs w:val="20"/>
        </w:rPr>
        <w:t xml:space="preserve"> by </w:t>
      </w:r>
      <w:proofErr w:type="spellStart"/>
      <w:r w:rsidR="001449EC" w:rsidRPr="001449EC">
        <w:rPr>
          <w:b/>
          <w:i/>
          <w:szCs w:val="20"/>
        </w:rPr>
        <w:t>pad_rw_transaction</w:t>
      </w:r>
      <w:r w:rsidR="001449EC" w:rsidRPr="000B05DB">
        <w:rPr>
          <w:szCs w:val="20"/>
        </w:rPr>
        <w:t>s</w:t>
      </w:r>
      <w:proofErr w:type="spellEnd"/>
      <w:r w:rsidR="001449EC">
        <w:rPr>
          <w:szCs w:val="20"/>
        </w:rPr>
        <w:t xml:space="preserve">, </w:t>
      </w:r>
      <w:r w:rsidR="000B05DB">
        <w:rPr>
          <w:szCs w:val="20"/>
        </w:rPr>
        <w:t>and has no</w:t>
      </w:r>
      <w:r w:rsidR="001449EC">
        <w:rPr>
          <w:szCs w:val="20"/>
        </w:rPr>
        <w:t xml:space="preserve"> knowledge about interface </w:t>
      </w:r>
      <w:r w:rsidR="000B05DB">
        <w:rPr>
          <w:szCs w:val="20"/>
        </w:rPr>
        <w:t>protoco</w:t>
      </w:r>
      <w:r w:rsidR="001449EC">
        <w:rPr>
          <w:szCs w:val="20"/>
        </w:rPr>
        <w:t xml:space="preserve">ls, </w:t>
      </w:r>
      <w:r w:rsidR="001449EC" w:rsidRPr="001449EC">
        <w:rPr>
          <w:szCs w:val="20"/>
        </w:rPr>
        <w:t>al</w:t>
      </w:r>
      <w:r w:rsidR="003B3B06" w:rsidRPr="001449EC">
        <w:rPr>
          <w:szCs w:val="20"/>
        </w:rPr>
        <w:t>though</w:t>
      </w:r>
      <w:r w:rsidR="003B3B06" w:rsidRPr="008B2B36">
        <w:rPr>
          <w:szCs w:val="20"/>
        </w:rPr>
        <w:t xml:space="preserve"> it group</w:t>
      </w:r>
      <w:r w:rsidR="0071518E">
        <w:rPr>
          <w:szCs w:val="20"/>
        </w:rPr>
        <w:t>s</w:t>
      </w:r>
      <w:r w:rsidR="003B3B06" w:rsidRPr="008B2B36">
        <w:rPr>
          <w:szCs w:val="20"/>
        </w:rPr>
        <w:t xml:space="preserve"> pads based on their </w:t>
      </w:r>
      <w:r w:rsidR="00CE12CE" w:rsidRPr="008B2B36">
        <w:rPr>
          <w:szCs w:val="20"/>
        </w:rPr>
        <w:t xml:space="preserve">interface </w:t>
      </w:r>
      <w:r w:rsidR="003B3B06" w:rsidRPr="008B2B36">
        <w:rPr>
          <w:szCs w:val="20"/>
        </w:rPr>
        <w:t>protocols.</w:t>
      </w:r>
      <w:r w:rsidRPr="008B2B36">
        <w:rPr>
          <w:szCs w:val="20"/>
        </w:rPr>
        <w:t xml:space="preserve"> </w:t>
      </w:r>
      <w:r w:rsidR="000B05DB">
        <w:rPr>
          <w:szCs w:val="20"/>
        </w:rPr>
        <w:t xml:space="preserve"> </w:t>
      </w:r>
      <w:r w:rsidR="00443647" w:rsidRPr="008B2B36">
        <w:rPr>
          <w:szCs w:val="20"/>
        </w:rPr>
        <w:t xml:space="preserve">If needed, </w:t>
      </w:r>
      <w:r w:rsidR="000B05DB">
        <w:rPr>
          <w:szCs w:val="20"/>
        </w:rPr>
        <w:t xml:space="preserve">the </w:t>
      </w:r>
      <w:r w:rsidR="00443647" w:rsidRPr="008B2B36">
        <w:rPr>
          <w:szCs w:val="20"/>
        </w:rPr>
        <w:t xml:space="preserve">user can implement an upper layer </w:t>
      </w:r>
      <w:r w:rsidR="001449EC">
        <w:rPr>
          <w:szCs w:val="20"/>
        </w:rPr>
        <w:t xml:space="preserve">agent </w:t>
      </w:r>
      <w:r w:rsidR="00443647" w:rsidRPr="008B2B36">
        <w:rPr>
          <w:szCs w:val="20"/>
        </w:rPr>
        <w:t>to convert protocol</w:t>
      </w:r>
      <w:r w:rsidR="000B05DB">
        <w:rPr>
          <w:szCs w:val="20"/>
        </w:rPr>
        <w:t>-</w:t>
      </w:r>
      <w:r w:rsidR="00443647" w:rsidRPr="008B2B36">
        <w:rPr>
          <w:szCs w:val="20"/>
        </w:rPr>
        <w:t xml:space="preserve">related transactions to </w:t>
      </w:r>
      <w:proofErr w:type="spellStart"/>
      <w:r w:rsidR="00443647" w:rsidRPr="004F1126">
        <w:rPr>
          <w:b/>
          <w:i/>
          <w:szCs w:val="20"/>
        </w:rPr>
        <w:t>pad_info_transacti</w:t>
      </w:r>
      <w:r w:rsidR="00DA1DEF" w:rsidRPr="004F1126">
        <w:rPr>
          <w:b/>
          <w:i/>
          <w:szCs w:val="20"/>
        </w:rPr>
        <w:t>on</w:t>
      </w:r>
      <w:r w:rsidR="00DA1DEF" w:rsidRPr="000B05DB">
        <w:rPr>
          <w:szCs w:val="20"/>
        </w:rPr>
        <w:t>s</w:t>
      </w:r>
      <w:proofErr w:type="spellEnd"/>
      <w:r w:rsidR="00DA1DEF" w:rsidRPr="008B2B36">
        <w:rPr>
          <w:szCs w:val="20"/>
        </w:rPr>
        <w:t xml:space="preserve"> and pass </w:t>
      </w:r>
      <w:r w:rsidR="000B05DB">
        <w:rPr>
          <w:szCs w:val="20"/>
        </w:rPr>
        <w:t xml:space="preserve">them </w:t>
      </w:r>
      <w:r w:rsidR="00DA1DEF" w:rsidRPr="008B2B36">
        <w:rPr>
          <w:szCs w:val="20"/>
        </w:rPr>
        <w:t xml:space="preserve">down to </w:t>
      </w:r>
      <w:proofErr w:type="spellStart"/>
      <w:r w:rsidR="00DA1DEF" w:rsidRPr="004F1126">
        <w:rPr>
          <w:b/>
          <w:i/>
          <w:szCs w:val="20"/>
        </w:rPr>
        <w:t>pad_agent</w:t>
      </w:r>
      <w:proofErr w:type="spellEnd"/>
      <w:r w:rsidR="00DA1DEF" w:rsidRPr="008B2B36">
        <w:rPr>
          <w:szCs w:val="20"/>
        </w:rPr>
        <w:t>.</w:t>
      </w:r>
      <w:r w:rsidR="003148C8">
        <w:rPr>
          <w:szCs w:val="20"/>
        </w:rPr>
        <w:t xml:space="preserve"> </w:t>
      </w:r>
    </w:p>
    <w:p w14:paraId="4C9F1361" w14:textId="7278741B" w:rsidR="00DA1DEF" w:rsidRDefault="000B05DB" w:rsidP="00205F87">
      <w:pPr>
        <w:rPr>
          <w:szCs w:val="20"/>
        </w:rPr>
      </w:pPr>
      <w:r>
        <w:rPr>
          <w:szCs w:val="20"/>
        </w:rPr>
        <w:t>For the sake of simplification, t</w:t>
      </w:r>
      <w:r w:rsidR="000C2A85" w:rsidRPr="008B2B36">
        <w:rPr>
          <w:szCs w:val="20"/>
        </w:rPr>
        <w:t>his paper foc</w:t>
      </w:r>
      <w:r w:rsidR="00BC5CBA" w:rsidRPr="008B2B36">
        <w:rPr>
          <w:szCs w:val="20"/>
        </w:rPr>
        <w:t>us</w:t>
      </w:r>
      <w:r w:rsidR="00CE12CE" w:rsidRPr="008B2B36">
        <w:rPr>
          <w:szCs w:val="20"/>
        </w:rPr>
        <w:t>es</w:t>
      </w:r>
      <w:r w:rsidR="00BC5CBA" w:rsidRPr="008B2B36">
        <w:rPr>
          <w:szCs w:val="20"/>
        </w:rPr>
        <w:t xml:space="preserve"> on describing how to build a</w:t>
      </w:r>
      <w:r w:rsidR="000C2A85" w:rsidRPr="008B2B36">
        <w:rPr>
          <w:szCs w:val="20"/>
        </w:rPr>
        <w:t xml:space="preserve"> verification </w:t>
      </w:r>
      <w:r w:rsidR="00BC5CBA" w:rsidRPr="008B2B36">
        <w:rPr>
          <w:szCs w:val="20"/>
        </w:rPr>
        <w:t>environment</w:t>
      </w:r>
      <w:r>
        <w:rPr>
          <w:szCs w:val="20"/>
        </w:rPr>
        <w:t xml:space="preserve"> that</w:t>
      </w:r>
      <w:r w:rsidR="00BC5CBA" w:rsidRPr="008B2B36">
        <w:rPr>
          <w:szCs w:val="20"/>
        </w:rPr>
        <w:t xml:space="preserve"> can convert UVM</w:t>
      </w:r>
      <w:r w:rsidR="000C2A85" w:rsidRPr="008B2B36">
        <w:rPr>
          <w:szCs w:val="20"/>
        </w:rPr>
        <w:t xml:space="preserve"> tests to test patterns for ATE test during simulation</w:t>
      </w:r>
      <w:r>
        <w:rPr>
          <w:szCs w:val="20"/>
        </w:rPr>
        <w:t xml:space="preserve">, and the common components such as </w:t>
      </w:r>
      <w:r w:rsidR="007406DA" w:rsidRPr="008B2B36">
        <w:rPr>
          <w:szCs w:val="20"/>
        </w:rPr>
        <w:t xml:space="preserve">coverage collectors and scoreboards </w:t>
      </w:r>
      <w:r w:rsidR="00BC5CBA" w:rsidRPr="008B2B36">
        <w:rPr>
          <w:szCs w:val="20"/>
        </w:rPr>
        <w:t>are not show</w:t>
      </w:r>
      <w:r w:rsidR="009E4EC9">
        <w:rPr>
          <w:szCs w:val="20"/>
        </w:rPr>
        <w:t>n</w:t>
      </w:r>
      <w:r>
        <w:rPr>
          <w:szCs w:val="20"/>
        </w:rPr>
        <w:t>, the user</w:t>
      </w:r>
      <w:r w:rsidR="007406DA" w:rsidRPr="008B2B36">
        <w:rPr>
          <w:szCs w:val="20"/>
        </w:rPr>
        <w:t xml:space="preserve"> can easily implement them using </w:t>
      </w:r>
      <w:r w:rsidR="002D49DE">
        <w:rPr>
          <w:szCs w:val="20"/>
        </w:rPr>
        <w:t>sequence items</w:t>
      </w:r>
      <w:r w:rsidR="00DA1DEF" w:rsidRPr="008B2B36">
        <w:rPr>
          <w:szCs w:val="20"/>
        </w:rPr>
        <w:t xml:space="preserve"> coming from </w:t>
      </w:r>
      <w:proofErr w:type="spellStart"/>
      <w:r w:rsidR="00DA1DEF" w:rsidRPr="004F1126">
        <w:rPr>
          <w:b/>
          <w:i/>
          <w:szCs w:val="20"/>
        </w:rPr>
        <w:t>jtag_monitor</w:t>
      </w:r>
      <w:proofErr w:type="spellEnd"/>
      <w:r w:rsidR="00DA1DEF" w:rsidRPr="008B2B36">
        <w:rPr>
          <w:szCs w:val="20"/>
        </w:rPr>
        <w:t xml:space="preserve">, </w:t>
      </w:r>
      <w:proofErr w:type="spellStart"/>
      <w:r w:rsidR="007406DA" w:rsidRPr="004F1126">
        <w:rPr>
          <w:b/>
          <w:i/>
          <w:szCs w:val="20"/>
        </w:rPr>
        <w:t>dft_tdr_monitor</w:t>
      </w:r>
      <w:proofErr w:type="spellEnd"/>
      <w:r>
        <w:rPr>
          <w:b/>
          <w:i/>
          <w:szCs w:val="20"/>
        </w:rPr>
        <w:t xml:space="preserve"> </w:t>
      </w:r>
      <w:r w:rsidR="00DA1DEF" w:rsidRPr="008B2B36">
        <w:rPr>
          <w:szCs w:val="20"/>
        </w:rPr>
        <w:t xml:space="preserve">and </w:t>
      </w:r>
      <w:proofErr w:type="spellStart"/>
      <w:r w:rsidR="00DA1DEF" w:rsidRPr="004F1126">
        <w:rPr>
          <w:b/>
          <w:i/>
          <w:szCs w:val="20"/>
        </w:rPr>
        <w:t>pad_monitor</w:t>
      </w:r>
      <w:proofErr w:type="spellEnd"/>
      <w:r>
        <w:rPr>
          <w:szCs w:val="20"/>
        </w:rPr>
        <w:t>.</w:t>
      </w:r>
      <w:r w:rsidR="003148C8">
        <w:rPr>
          <w:szCs w:val="20"/>
        </w:rPr>
        <w:t xml:space="preserve"> </w:t>
      </w:r>
    </w:p>
    <w:p w14:paraId="0DB76162" w14:textId="53296A3B" w:rsidR="00602E2F" w:rsidRPr="004A319E" w:rsidRDefault="00602E2F" w:rsidP="00205F87">
      <w:pPr>
        <w:rPr>
          <w:szCs w:val="20"/>
          <w:lang w:val="en-US" w:eastAsia="zh-CN"/>
        </w:rPr>
      </w:pPr>
      <w:r>
        <w:rPr>
          <w:szCs w:val="20"/>
        </w:rPr>
        <w:t>Fig.</w:t>
      </w:r>
      <w:r>
        <w:rPr>
          <w:szCs w:val="20"/>
        </w:rPr>
        <w:fldChar w:fldCharType="begin"/>
      </w:r>
      <w:r>
        <w:rPr>
          <w:szCs w:val="20"/>
        </w:rPr>
        <w:instrText xml:space="preserve"> REF _Ref439434180 \h </w:instrText>
      </w:r>
      <w:r>
        <w:rPr>
          <w:szCs w:val="20"/>
        </w:rPr>
      </w:r>
      <w:r>
        <w:rPr>
          <w:szCs w:val="20"/>
        </w:rPr>
        <w:fldChar w:fldCharType="separate"/>
      </w:r>
      <w:r>
        <w:t xml:space="preserve"> </w:t>
      </w:r>
      <w:r>
        <w:rPr>
          <w:noProof/>
        </w:rPr>
        <w:t>21</w:t>
      </w:r>
      <w:r>
        <w:rPr>
          <w:szCs w:val="20"/>
        </w:rPr>
        <w:fldChar w:fldCharType="end"/>
      </w:r>
      <w:r>
        <w:rPr>
          <w:szCs w:val="20"/>
        </w:rPr>
        <w:t xml:space="preserve"> is an example of</w:t>
      </w:r>
      <w:r w:rsidR="002D49DE">
        <w:rPr>
          <w:szCs w:val="20"/>
        </w:rPr>
        <w:t xml:space="preserve"> building an upper layer agent that </w:t>
      </w:r>
      <w:proofErr w:type="spellStart"/>
      <w:r w:rsidR="002D49DE">
        <w:rPr>
          <w:szCs w:val="20"/>
        </w:rPr>
        <w:t>includs</w:t>
      </w:r>
      <w:proofErr w:type="spellEnd"/>
      <w:r w:rsidR="008C038C">
        <w:rPr>
          <w:szCs w:val="20"/>
        </w:rPr>
        <w:t xml:space="preserve"> a scoreboard and a coverage collector using sequence items from </w:t>
      </w:r>
      <w:proofErr w:type="spellStart"/>
      <w:r w:rsidR="008C038C" w:rsidRPr="002D49DE">
        <w:rPr>
          <w:b/>
          <w:i/>
          <w:szCs w:val="20"/>
        </w:rPr>
        <w:t>pad_monitor</w:t>
      </w:r>
      <w:proofErr w:type="spellEnd"/>
      <w:r w:rsidR="002D49DE">
        <w:rPr>
          <w:szCs w:val="20"/>
        </w:rPr>
        <w:t xml:space="preserve">, above the </w:t>
      </w:r>
      <w:proofErr w:type="spellStart"/>
      <w:r w:rsidR="002D49DE">
        <w:rPr>
          <w:szCs w:val="20"/>
        </w:rPr>
        <w:t>pad_agent</w:t>
      </w:r>
      <w:proofErr w:type="spellEnd"/>
      <w:r w:rsidR="008C038C">
        <w:rPr>
          <w:szCs w:val="20"/>
        </w:rPr>
        <w:t xml:space="preserve">. </w:t>
      </w:r>
      <w:r w:rsidR="002D49DE">
        <w:rPr>
          <w:szCs w:val="20"/>
          <w:lang w:val="en-US" w:eastAsia="zh-CN"/>
        </w:rPr>
        <w:t>In</w:t>
      </w:r>
      <w:r w:rsidR="004A319E">
        <w:rPr>
          <w:szCs w:val="20"/>
          <w:lang w:val="en-US" w:eastAsia="zh-CN"/>
        </w:rPr>
        <w:t>side</w:t>
      </w:r>
      <w:r w:rsidR="002D49DE">
        <w:rPr>
          <w:szCs w:val="20"/>
          <w:lang w:val="en-US" w:eastAsia="zh-CN"/>
        </w:rPr>
        <w:t xml:space="preserve"> </w:t>
      </w:r>
      <w:proofErr w:type="spellStart"/>
      <w:r w:rsidR="002D49DE" w:rsidRPr="002D49DE">
        <w:rPr>
          <w:b/>
          <w:i/>
          <w:szCs w:val="20"/>
          <w:lang w:val="en-US" w:eastAsia="zh-CN"/>
        </w:rPr>
        <w:t>scan_agnet</w:t>
      </w:r>
      <w:proofErr w:type="spellEnd"/>
      <w:r w:rsidR="002D49DE">
        <w:rPr>
          <w:szCs w:val="20"/>
          <w:lang w:val="en-US" w:eastAsia="zh-CN"/>
        </w:rPr>
        <w:t xml:space="preserve">, </w:t>
      </w:r>
      <w:r w:rsidR="002D49DE">
        <w:rPr>
          <w:szCs w:val="20"/>
        </w:rPr>
        <w:t>s</w:t>
      </w:r>
      <w:r w:rsidR="008C038C">
        <w:rPr>
          <w:szCs w:val="20"/>
        </w:rPr>
        <w:t xml:space="preserve">can related protocols are implemented in </w:t>
      </w:r>
      <w:proofErr w:type="spellStart"/>
      <w:r w:rsidR="008C038C" w:rsidRPr="0020309A">
        <w:rPr>
          <w:b/>
          <w:i/>
          <w:szCs w:val="20"/>
        </w:rPr>
        <w:t>scan_trans_to_pad_rw_trans_sequence</w:t>
      </w:r>
      <w:proofErr w:type="spellEnd"/>
      <w:r w:rsidR="008C038C">
        <w:rPr>
          <w:szCs w:val="20"/>
        </w:rPr>
        <w:t xml:space="preserve"> which convert</w:t>
      </w:r>
      <w:r w:rsidR="00D72B0D">
        <w:rPr>
          <w:szCs w:val="20"/>
        </w:rPr>
        <w:t xml:space="preserve">s each </w:t>
      </w:r>
      <w:proofErr w:type="spellStart"/>
      <w:r w:rsidR="00D72B0D" w:rsidRPr="0020309A">
        <w:rPr>
          <w:b/>
          <w:i/>
          <w:szCs w:val="20"/>
        </w:rPr>
        <w:t>scan_transaction</w:t>
      </w:r>
      <w:proofErr w:type="spellEnd"/>
      <w:r w:rsidR="00D72B0D">
        <w:rPr>
          <w:szCs w:val="20"/>
        </w:rPr>
        <w:t xml:space="preserve"> to a serial of </w:t>
      </w:r>
      <w:proofErr w:type="spellStart"/>
      <w:r w:rsidR="00D72B0D" w:rsidRPr="0020309A">
        <w:rPr>
          <w:b/>
          <w:i/>
          <w:szCs w:val="20"/>
        </w:rPr>
        <w:t>pad_rw_transaction</w:t>
      </w:r>
      <w:r w:rsidR="0020309A" w:rsidRPr="0020309A">
        <w:rPr>
          <w:szCs w:val="20"/>
        </w:rPr>
        <w:t>s</w:t>
      </w:r>
      <w:proofErr w:type="spellEnd"/>
      <w:r w:rsidR="0020309A" w:rsidRPr="0020309A">
        <w:rPr>
          <w:szCs w:val="20"/>
        </w:rPr>
        <w:t>.</w:t>
      </w:r>
      <w:r w:rsidR="008C038C">
        <w:rPr>
          <w:szCs w:val="20"/>
        </w:rPr>
        <w:t xml:space="preserve"> </w:t>
      </w:r>
      <w:proofErr w:type="spellStart"/>
      <w:r w:rsidR="0020309A" w:rsidRPr="002D49DE">
        <w:rPr>
          <w:b/>
          <w:i/>
          <w:szCs w:val="20"/>
        </w:rPr>
        <w:t>scan_monitor</w:t>
      </w:r>
      <w:proofErr w:type="spellEnd"/>
      <w:r w:rsidR="0020309A">
        <w:rPr>
          <w:szCs w:val="20"/>
        </w:rPr>
        <w:t xml:space="preserve"> collects </w:t>
      </w:r>
      <w:proofErr w:type="spellStart"/>
      <w:r w:rsidR="0020309A" w:rsidRPr="002D49DE">
        <w:rPr>
          <w:b/>
          <w:i/>
          <w:szCs w:val="20"/>
        </w:rPr>
        <w:t>pad_rw_transaction</w:t>
      </w:r>
      <w:r w:rsidR="0020309A">
        <w:rPr>
          <w:szCs w:val="20"/>
        </w:rPr>
        <w:t>s</w:t>
      </w:r>
      <w:proofErr w:type="spellEnd"/>
      <w:r w:rsidR="0020309A">
        <w:rPr>
          <w:szCs w:val="20"/>
        </w:rPr>
        <w:t xml:space="preserve"> and converts them into </w:t>
      </w:r>
      <w:proofErr w:type="spellStart"/>
      <w:r w:rsidR="0020309A" w:rsidRPr="002D49DE">
        <w:rPr>
          <w:b/>
          <w:i/>
          <w:szCs w:val="20"/>
        </w:rPr>
        <w:t>scan_transaction</w:t>
      </w:r>
      <w:r w:rsidR="0020309A">
        <w:rPr>
          <w:szCs w:val="20"/>
        </w:rPr>
        <w:t>s</w:t>
      </w:r>
      <w:proofErr w:type="spellEnd"/>
      <w:r w:rsidR="0020309A">
        <w:rPr>
          <w:szCs w:val="20"/>
        </w:rPr>
        <w:t>.</w:t>
      </w:r>
    </w:p>
    <w:p w14:paraId="4F1FAAB7" w14:textId="77777777" w:rsidR="00602E2F" w:rsidRDefault="00602E2F" w:rsidP="00205F87">
      <w:pPr>
        <w:rPr>
          <w:szCs w:val="20"/>
        </w:rPr>
      </w:pPr>
      <w:r>
        <w:rPr>
          <w:noProof/>
          <w:szCs w:val="20"/>
          <w:lang w:val="en-US"/>
        </w:rPr>
        <w:drawing>
          <wp:inline distT="0" distB="0" distL="0" distR="0" wp14:anchorId="76C37C05" wp14:editId="4479C161">
            <wp:extent cx="5943600" cy="314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0CE51E94" w14:textId="77777777" w:rsidR="00602E2F" w:rsidRPr="008B2B36" w:rsidRDefault="00602E2F" w:rsidP="00602E2F">
      <w:pPr>
        <w:pStyle w:val="Caption"/>
      </w:pPr>
      <w:bookmarkStart w:id="56" w:name="_Ref439434180"/>
      <w:r>
        <w:t xml:space="preserve">Figure </w:t>
      </w:r>
      <w:r>
        <w:fldChar w:fldCharType="begin"/>
      </w:r>
      <w:r>
        <w:instrText xml:space="preserve"> SEQ Figure \* ARABIC </w:instrText>
      </w:r>
      <w:r>
        <w:fldChar w:fldCharType="separate"/>
      </w:r>
      <w:r w:rsidR="00B030AD">
        <w:rPr>
          <w:noProof/>
        </w:rPr>
        <w:t>22</w:t>
      </w:r>
      <w:r>
        <w:fldChar w:fldCharType="end"/>
      </w:r>
      <w:bookmarkEnd w:id="56"/>
      <w:r>
        <w:t xml:space="preserve">. An example of building upper layer agent above </w:t>
      </w:r>
      <w:proofErr w:type="spellStart"/>
      <w:r w:rsidRPr="00602E2F">
        <w:rPr>
          <w:b/>
          <w:i/>
        </w:rPr>
        <w:t>pad_agent</w:t>
      </w:r>
      <w:proofErr w:type="spellEnd"/>
    </w:p>
    <w:p w14:paraId="4CD2BD0D" w14:textId="68F2A0D8" w:rsidR="00B831AA" w:rsidRPr="008B2B36" w:rsidRDefault="003148C8" w:rsidP="00F648F0">
      <w:pPr>
        <w:rPr>
          <w:szCs w:val="20"/>
        </w:rPr>
      </w:pPr>
      <w:r>
        <w:rPr>
          <w:szCs w:val="20"/>
        </w:rPr>
        <w:t>Because we enforce every pad drive and sample should be done by a driver except for reference c</w:t>
      </w:r>
      <w:r w:rsidR="00D82DF5">
        <w:rPr>
          <w:szCs w:val="20"/>
        </w:rPr>
        <w:t xml:space="preserve">lock pads </w:t>
      </w:r>
      <w:r>
        <w:rPr>
          <w:szCs w:val="20"/>
        </w:rPr>
        <w:t xml:space="preserve">and </w:t>
      </w:r>
      <w:r w:rsidR="00D82DF5">
        <w:rPr>
          <w:szCs w:val="20"/>
        </w:rPr>
        <w:t xml:space="preserve">each driver passes STIL information to the </w:t>
      </w:r>
      <w:proofErr w:type="spellStart"/>
      <w:r w:rsidR="00AF3BE1">
        <w:rPr>
          <w:b/>
          <w:i/>
          <w:szCs w:val="20"/>
        </w:rPr>
        <w:t>STIL_generator</w:t>
      </w:r>
      <w:proofErr w:type="spellEnd"/>
      <w:r w:rsidR="00D82DF5">
        <w:rPr>
          <w:szCs w:val="20"/>
        </w:rPr>
        <w:t xml:space="preserve"> whenever it drivers and samples a pad, </w:t>
      </w:r>
      <w:r w:rsidR="007406DA" w:rsidRPr="008B2B36">
        <w:rPr>
          <w:szCs w:val="20"/>
        </w:rPr>
        <w:t xml:space="preserve">the generated STIL pattern is </w:t>
      </w:r>
      <w:r w:rsidR="000B05DB">
        <w:rPr>
          <w:szCs w:val="20"/>
        </w:rPr>
        <w:t xml:space="preserve">functionally </w:t>
      </w:r>
      <w:r w:rsidR="007406DA" w:rsidRPr="008B2B36">
        <w:rPr>
          <w:szCs w:val="20"/>
        </w:rPr>
        <w:t>equivalent to its corresponding UVM test</w:t>
      </w:r>
      <w:r w:rsidR="00D82DF5">
        <w:rPr>
          <w:szCs w:val="20"/>
        </w:rPr>
        <w:t>.</w:t>
      </w:r>
      <w:r w:rsidR="00F648F0">
        <w:rPr>
          <w:szCs w:val="20"/>
        </w:rPr>
        <w:t xml:space="preserve"> Coverage statistics, which is gathered </w:t>
      </w:r>
      <w:r w:rsidR="0085425E">
        <w:rPr>
          <w:szCs w:val="20"/>
        </w:rPr>
        <w:t xml:space="preserve">from coverage collectors </w:t>
      </w:r>
      <w:r w:rsidR="00F648F0">
        <w:rPr>
          <w:szCs w:val="20"/>
        </w:rPr>
        <w:t xml:space="preserve">to rank a UVM test, is also used to rate the </w:t>
      </w:r>
      <w:proofErr w:type="spellStart"/>
      <w:r w:rsidR="00F648F0">
        <w:rPr>
          <w:szCs w:val="20"/>
        </w:rPr>
        <w:t>generaged</w:t>
      </w:r>
      <w:proofErr w:type="spellEnd"/>
      <w:r w:rsidR="00F648F0">
        <w:rPr>
          <w:szCs w:val="20"/>
        </w:rPr>
        <w:t xml:space="preserve"> STIL pattern.</w:t>
      </w:r>
    </w:p>
    <w:p w14:paraId="4BAB78C9" w14:textId="77777777" w:rsidR="00475DCB" w:rsidRPr="008B2B36" w:rsidRDefault="00BE7E78" w:rsidP="00205F87">
      <w:pPr>
        <w:pStyle w:val="Heading1"/>
      </w:pPr>
      <w:r>
        <w:rPr>
          <w:rFonts w:eastAsia="宋体" w:hint="eastAsia"/>
          <w:lang w:eastAsia="zh-CN"/>
        </w:rPr>
        <w:t xml:space="preserve">VI.  </w:t>
      </w:r>
      <w:r w:rsidR="00D45B43" w:rsidRPr="008B2B36">
        <w:t xml:space="preserve"> </w:t>
      </w:r>
      <w:r w:rsidR="00475DCB" w:rsidRPr="008B2B36">
        <w:t>Conclusion</w:t>
      </w:r>
    </w:p>
    <w:p w14:paraId="0C45816D" w14:textId="77777777" w:rsidR="00484F12" w:rsidRPr="008B2B36" w:rsidRDefault="00484F12" w:rsidP="00205F87">
      <w:pPr>
        <w:rPr>
          <w:szCs w:val="20"/>
        </w:rPr>
      </w:pPr>
      <w:r w:rsidRPr="008B2B36">
        <w:rPr>
          <w:szCs w:val="20"/>
        </w:rPr>
        <w:t xml:space="preserve">This </w:t>
      </w:r>
      <w:r w:rsidR="00D62A7F">
        <w:rPr>
          <w:szCs w:val="20"/>
        </w:rPr>
        <w:t xml:space="preserve">UVM-based </w:t>
      </w:r>
      <w:r w:rsidRPr="008B2B36">
        <w:rPr>
          <w:szCs w:val="20"/>
        </w:rPr>
        <w:t xml:space="preserve">DFT environment </w:t>
      </w:r>
      <w:r w:rsidR="00923AF8" w:rsidRPr="008B2B36">
        <w:rPr>
          <w:szCs w:val="20"/>
        </w:rPr>
        <w:t xml:space="preserve">can be easily adopted in most projects for DFT function verification by overriding </w:t>
      </w:r>
      <w:proofErr w:type="spellStart"/>
      <w:r w:rsidR="00923AF8" w:rsidRPr="004F1126">
        <w:rPr>
          <w:b/>
          <w:i/>
          <w:szCs w:val="20"/>
        </w:rPr>
        <w:t>dft_env_configuration</w:t>
      </w:r>
      <w:proofErr w:type="spellEnd"/>
      <w:r w:rsidR="00923AF8" w:rsidRPr="008B2B36">
        <w:rPr>
          <w:szCs w:val="20"/>
        </w:rPr>
        <w:t>, gr</w:t>
      </w:r>
      <w:r w:rsidR="00CE12CE" w:rsidRPr="008B2B36">
        <w:rPr>
          <w:szCs w:val="20"/>
        </w:rPr>
        <w:t>ou</w:t>
      </w:r>
      <w:r w:rsidR="00D62A7F">
        <w:rPr>
          <w:szCs w:val="20"/>
        </w:rPr>
        <w:t xml:space="preserve">ping pads as shown in Section </w:t>
      </w:r>
      <w:r w:rsidR="00E80AD2">
        <w:rPr>
          <w:szCs w:val="20"/>
        </w:rPr>
        <w:fldChar w:fldCharType="begin"/>
      </w:r>
      <w:r w:rsidR="00E80AD2">
        <w:rPr>
          <w:szCs w:val="20"/>
        </w:rPr>
        <w:instrText xml:space="preserve"> REF _Ref438364150 \w \h </w:instrText>
      </w:r>
      <w:r w:rsidR="00E80AD2">
        <w:rPr>
          <w:szCs w:val="20"/>
        </w:rPr>
      </w:r>
      <w:r w:rsidR="00E80AD2">
        <w:rPr>
          <w:szCs w:val="20"/>
        </w:rPr>
        <w:fldChar w:fldCharType="separate"/>
      </w:r>
      <w:r w:rsidR="00E80AD2">
        <w:rPr>
          <w:szCs w:val="20"/>
        </w:rPr>
        <w:t>B</w:t>
      </w:r>
      <w:r w:rsidR="00E80AD2">
        <w:rPr>
          <w:szCs w:val="20"/>
        </w:rPr>
        <w:fldChar w:fldCharType="end"/>
      </w:r>
      <w:r w:rsidR="00116B4E">
        <w:rPr>
          <w:szCs w:val="20"/>
        </w:rPr>
        <w:t>,</w:t>
      </w:r>
      <w:r w:rsidR="00923AF8" w:rsidRPr="008B2B36">
        <w:rPr>
          <w:szCs w:val="20"/>
        </w:rPr>
        <w:t xml:space="preserve"> and defining related interfaces.</w:t>
      </w:r>
    </w:p>
    <w:p w14:paraId="6182F43C" w14:textId="77777777" w:rsidR="00923AF8" w:rsidRPr="008B2B36" w:rsidRDefault="004312C3" w:rsidP="00205F87">
      <w:pPr>
        <w:rPr>
          <w:szCs w:val="20"/>
        </w:rPr>
      </w:pPr>
      <w:r w:rsidRPr="008B2B36">
        <w:rPr>
          <w:szCs w:val="20"/>
        </w:rPr>
        <w:t>By modifying</w:t>
      </w:r>
      <w:r w:rsidR="00116B4E">
        <w:rPr>
          <w:szCs w:val="20"/>
        </w:rPr>
        <w:t xml:space="preserve"> the</w:t>
      </w:r>
      <w:r w:rsidR="00CE12CE" w:rsidRPr="008B2B36">
        <w:rPr>
          <w:szCs w:val="20"/>
        </w:rPr>
        <w:t xml:space="preserve"> </w:t>
      </w:r>
      <w:proofErr w:type="spellStart"/>
      <w:r w:rsidR="00CE12CE" w:rsidRPr="004F1126">
        <w:rPr>
          <w:b/>
          <w:i/>
          <w:szCs w:val="20"/>
        </w:rPr>
        <w:t>call_stil_gen</w:t>
      </w:r>
      <w:proofErr w:type="spellEnd"/>
      <w:r w:rsidR="00CE12CE" w:rsidRPr="008B2B36">
        <w:rPr>
          <w:szCs w:val="20"/>
        </w:rPr>
        <w:t xml:space="preserve"> () method</w:t>
      </w:r>
      <w:r w:rsidR="00C97DB2" w:rsidRPr="008B2B36">
        <w:rPr>
          <w:szCs w:val="20"/>
        </w:rPr>
        <w:t xml:space="preserve"> in each driver </w:t>
      </w:r>
      <w:r w:rsidRPr="008B2B36">
        <w:rPr>
          <w:szCs w:val="20"/>
        </w:rPr>
        <w:t xml:space="preserve">to transfer pad toggle and measurement information to the format of </w:t>
      </w:r>
      <w:r w:rsidR="00116B4E">
        <w:rPr>
          <w:szCs w:val="20"/>
        </w:rPr>
        <w:t xml:space="preserve">the </w:t>
      </w:r>
      <w:r w:rsidRPr="008B2B36">
        <w:rPr>
          <w:szCs w:val="20"/>
        </w:rPr>
        <w:t xml:space="preserve">other test language required, this environment </w:t>
      </w:r>
      <w:r w:rsidR="00484F12" w:rsidRPr="008B2B36">
        <w:rPr>
          <w:szCs w:val="20"/>
        </w:rPr>
        <w:t>could</w:t>
      </w:r>
      <w:r w:rsidRPr="008B2B36">
        <w:rPr>
          <w:szCs w:val="20"/>
        </w:rPr>
        <w:t xml:space="preserve"> also generate other format patterns ATE need</w:t>
      </w:r>
      <w:r w:rsidR="00116B4E">
        <w:rPr>
          <w:szCs w:val="20"/>
        </w:rPr>
        <w:t>s,</w:t>
      </w:r>
      <w:r w:rsidR="00CE12CE" w:rsidRPr="008B2B36">
        <w:rPr>
          <w:szCs w:val="20"/>
        </w:rPr>
        <w:t xml:space="preserve"> not just</w:t>
      </w:r>
      <w:r w:rsidR="00116B4E">
        <w:rPr>
          <w:szCs w:val="20"/>
        </w:rPr>
        <w:t xml:space="preserve"> the</w:t>
      </w:r>
      <w:r w:rsidR="00CE12CE" w:rsidRPr="008B2B36">
        <w:rPr>
          <w:szCs w:val="20"/>
        </w:rPr>
        <w:t xml:space="preserve"> STIL format</w:t>
      </w:r>
      <w:r w:rsidRPr="008B2B36">
        <w:rPr>
          <w:szCs w:val="20"/>
        </w:rPr>
        <w:t>.</w:t>
      </w:r>
    </w:p>
    <w:p w14:paraId="77E08021" w14:textId="77777777" w:rsidR="00484F12" w:rsidRPr="008B2B36" w:rsidRDefault="00484F12" w:rsidP="00205F87">
      <w:pPr>
        <w:rPr>
          <w:szCs w:val="20"/>
        </w:rPr>
      </w:pPr>
      <w:r w:rsidRPr="008B2B36">
        <w:rPr>
          <w:szCs w:val="20"/>
        </w:rPr>
        <w:lastRenderedPageBreak/>
        <w:t xml:space="preserve">Using this </w:t>
      </w:r>
      <w:r w:rsidR="00E80AD2">
        <w:rPr>
          <w:szCs w:val="20"/>
        </w:rPr>
        <w:t xml:space="preserve">method, it saves </w:t>
      </w:r>
      <w:r w:rsidR="00C73270" w:rsidRPr="008B2B36">
        <w:rPr>
          <w:szCs w:val="20"/>
        </w:rPr>
        <w:t xml:space="preserve">usually a team’s work </w:t>
      </w:r>
      <w:r w:rsidR="00E80AD2">
        <w:rPr>
          <w:szCs w:val="20"/>
        </w:rPr>
        <w:t>to translate</w:t>
      </w:r>
      <w:r w:rsidRPr="008B2B36">
        <w:rPr>
          <w:szCs w:val="20"/>
        </w:rPr>
        <w:t xml:space="preserve"> DFT function test</w:t>
      </w:r>
      <w:r w:rsidR="00E80AD2">
        <w:rPr>
          <w:szCs w:val="20"/>
        </w:rPr>
        <w:t>s</w:t>
      </w:r>
      <w:r w:rsidR="00DA5533">
        <w:rPr>
          <w:szCs w:val="20"/>
        </w:rPr>
        <w:t xml:space="preserve"> to STIL patterns in</w:t>
      </w:r>
      <w:r w:rsidRPr="008B2B36">
        <w:rPr>
          <w:szCs w:val="20"/>
        </w:rPr>
        <w:t xml:space="preserve"> a project</w:t>
      </w:r>
      <w:r w:rsidR="00611FEE">
        <w:rPr>
          <w:szCs w:val="20"/>
        </w:rPr>
        <w:t>,</w:t>
      </w:r>
      <w:r w:rsidRPr="008B2B36">
        <w:rPr>
          <w:szCs w:val="20"/>
        </w:rPr>
        <w:t xml:space="preserve"> and </w:t>
      </w:r>
      <w:r w:rsidR="00E80AD2">
        <w:rPr>
          <w:szCs w:val="20"/>
        </w:rPr>
        <w:t xml:space="preserve">more important, it </w:t>
      </w:r>
      <w:r w:rsidRPr="008B2B36">
        <w:rPr>
          <w:szCs w:val="20"/>
        </w:rPr>
        <w:t>avoid</w:t>
      </w:r>
      <w:r w:rsidR="00611FEE">
        <w:rPr>
          <w:szCs w:val="20"/>
        </w:rPr>
        <w:t>s</w:t>
      </w:r>
      <w:r w:rsidRPr="008B2B36">
        <w:rPr>
          <w:szCs w:val="20"/>
        </w:rPr>
        <w:t xml:space="preserve"> er</w:t>
      </w:r>
      <w:r w:rsidR="00E80AD2">
        <w:rPr>
          <w:szCs w:val="20"/>
        </w:rPr>
        <w:t xml:space="preserve">rors introduced in the </w:t>
      </w:r>
      <w:proofErr w:type="spellStart"/>
      <w:r w:rsidR="00E80AD2">
        <w:rPr>
          <w:szCs w:val="20"/>
        </w:rPr>
        <w:t>muanul</w:t>
      </w:r>
      <w:proofErr w:type="spellEnd"/>
      <w:r w:rsidR="00E80AD2">
        <w:rPr>
          <w:szCs w:val="20"/>
        </w:rPr>
        <w:t xml:space="preserve"> translation </w:t>
      </w:r>
      <w:r w:rsidR="00CE12CE" w:rsidRPr="008B2B36">
        <w:rPr>
          <w:szCs w:val="20"/>
        </w:rPr>
        <w:t>process to save turnaround debug effort</w:t>
      </w:r>
      <w:r w:rsidR="00611FEE">
        <w:rPr>
          <w:szCs w:val="20"/>
        </w:rPr>
        <w:t>s</w:t>
      </w:r>
      <w:r w:rsidR="00CE12CE" w:rsidRPr="008B2B36">
        <w:rPr>
          <w:szCs w:val="20"/>
        </w:rPr>
        <w:t>.</w:t>
      </w:r>
    </w:p>
    <w:p w14:paraId="7AA06620" w14:textId="77777777" w:rsidR="00923AF8" w:rsidRPr="008B2B36" w:rsidRDefault="00CE12CE" w:rsidP="00205F87">
      <w:pPr>
        <w:rPr>
          <w:szCs w:val="20"/>
          <w:lang w:eastAsia="zh-CN"/>
        </w:rPr>
      </w:pPr>
      <w:r w:rsidRPr="008B2B36">
        <w:rPr>
          <w:szCs w:val="20"/>
        </w:rPr>
        <w:t>The approach</w:t>
      </w:r>
      <w:r w:rsidR="00923AF8" w:rsidRPr="008B2B36">
        <w:rPr>
          <w:szCs w:val="20"/>
        </w:rPr>
        <w:t xml:space="preserve"> to lift TDR in RAL is also a general way and can be appl</w:t>
      </w:r>
      <w:r w:rsidR="001E4656">
        <w:rPr>
          <w:szCs w:val="20"/>
        </w:rPr>
        <w:t>ied</w:t>
      </w:r>
      <w:r w:rsidR="00923AF8" w:rsidRPr="008B2B36">
        <w:rPr>
          <w:szCs w:val="20"/>
        </w:rPr>
        <w:t xml:space="preserve"> in most projects by modelling related </w:t>
      </w:r>
      <w:proofErr w:type="spellStart"/>
      <w:r w:rsidR="00923AF8" w:rsidRPr="004F1126">
        <w:rPr>
          <w:b/>
          <w:i/>
          <w:szCs w:val="20"/>
        </w:rPr>
        <w:t>dft_tdr_network</w:t>
      </w:r>
      <w:proofErr w:type="spellEnd"/>
      <w:r w:rsidR="00923AF8" w:rsidRPr="008B2B36">
        <w:rPr>
          <w:szCs w:val="20"/>
        </w:rPr>
        <w:t xml:space="preserve"> and overriding </w:t>
      </w:r>
      <w:proofErr w:type="spellStart"/>
      <w:r w:rsidR="00923AF8" w:rsidRPr="004F1126">
        <w:rPr>
          <w:b/>
          <w:i/>
          <w:szCs w:val="20"/>
        </w:rPr>
        <w:t>dft_tdr_trans_to_jtag_trans_sequence</w:t>
      </w:r>
      <w:proofErr w:type="spellEnd"/>
      <w:r w:rsidR="00923AF8" w:rsidRPr="008B2B36">
        <w:rPr>
          <w:szCs w:val="20"/>
          <w:lang w:eastAsia="zh-CN"/>
        </w:rPr>
        <w:t>.</w:t>
      </w:r>
      <w:r w:rsidR="00DA5533" w:rsidRPr="00DA5533">
        <w:rPr>
          <w:szCs w:val="20"/>
        </w:rPr>
        <w:t xml:space="preserve"> </w:t>
      </w:r>
      <w:r w:rsidR="002126A7">
        <w:rPr>
          <w:szCs w:val="20"/>
        </w:rPr>
        <w:t xml:space="preserve">And it </w:t>
      </w:r>
      <w:r w:rsidR="00DA5533">
        <w:t>make</w:t>
      </w:r>
      <w:r w:rsidR="002126A7">
        <w:t>s</w:t>
      </w:r>
      <w:r w:rsidR="00DA5533">
        <w:t xml:space="preserve"> </w:t>
      </w:r>
      <w:r w:rsidR="007B008D">
        <w:t>it</w:t>
      </w:r>
      <w:r w:rsidR="000A5E58">
        <w:t xml:space="preserve"> </w:t>
      </w:r>
      <w:r w:rsidR="00DA5533">
        <w:t xml:space="preserve">easy to migrate UVM tests developing from this UVM-based DFT verification environment among </w:t>
      </w:r>
      <w:r w:rsidR="00DA5533" w:rsidRPr="00F83B4B">
        <w:t>verification environments and tests from block to system levels</w:t>
      </w:r>
      <w:r w:rsidR="00DA5533">
        <w:t>.</w:t>
      </w:r>
    </w:p>
    <w:p w14:paraId="767AC871" w14:textId="77777777" w:rsidR="00475DCB" w:rsidRPr="008B2B36" w:rsidRDefault="00475DCB" w:rsidP="00205F87">
      <w:pPr>
        <w:rPr>
          <w:szCs w:val="20"/>
        </w:rPr>
      </w:pPr>
      <w:r w:rsidRPr="008B2B36">
        <w:rPr>
          <w:szCs w:val="20"/>
        </w:rPr>
        <w:t>This UVM</w:t>
      </w:r>
      <w:r w:rsidR="00745285">
        <w:rPr>
          <w:szCs w:val="20"/>
        </w:rPr>
        <w:t>-</w:t>
      </w:r>
      <w:r w:rsidRPr="008B2B36">
        <w:rPr>
          <w:szCs w:val="20"/>
        </w:rPr>
        <w:t xml:space="preserve">based DFT environment works correctly in an experiment project and the generated STIL test pattern files pass simulation using STIL </w:t>
      </w:r>
      <w:proofErr w:type="spellStart"/>
      <w:r w:rsidRPr="008B2B36">
        <w:rPr>
          <w:szCs w:val="20"/>
        </w:rPr>
        <w:t>Verify</w:t>
      </w:r>
      <w:r w:rsidRPr="008B2B36">
        <w:rPr>
          <w:szCs w:val="20"/>
          <w:vertAlign w:val="superscript"/>
        </w:rPr>
        <w:t>TM</w:t>
      </w:r>
      <w:proofErr w:type="spellEnd"/>
      <w:r w:rsidRPr="008B2B36">
        <w:rPr>
          <w:szCs w:val="20"/>
        </w:rPr>
        <w:t>, which indicate</w:t>
      </w:r>
      <w:r w:rsidR="001E4656">
        <w:rPr>
          <w:szCs w:val="20"/>
        </w:rPr>
        <w:t>s</w:t>
      </w:r>
      <w:r w:rsidRPr="008B2B36">
        <w:rPr>
          <w:szCs w:val="20"/>
        </w:rPr>
        <w:t xml:space="preserve"> it could be appl</w:t>
      </w:r>
      <w:r w:rsidR="001E4656">
        <w:rPr>
          <w:szCs w:val="20"/>
        </w:rPr>
        <w:t>ied</w:t>
      </w:r>
      <w:r w:rsidRPr="008B2B36">
        <w:rPr>
          <w:szCs w:val="20"/>
        </w:rPr>
        <w:t xml:space="preserve"> in real projects.</w:t>
      </w:r>
    </w:p>
    <w:p w14:paraId="5F6889C4" w14:textId="77777777" w:rsidR="00E05DE5" w:rsidRPr="008B2B36" w:rsidRDefault="00475DCB" w:rsidP="00205F87">
      <w:pPr>
        <w:rPr>
          <w:szCs w:val="20"/>
        </w:rPr>
      </w:pPr>
      <w:r w:rsidRPr="008B2B36">
        <w:rPr>
          <w:szCs w:val="20"/>
        </w:rPr>
        <w:t>The</w:t>
      </w:r>
      <w:r w:rsidR="0018478A" w:rsidRPr="008B2B36">
        <w:rPr>
          <w:szCs w:val="20"/>
        </w:rPr>
        <w:t xml:space="preserve"> next step is to use this </w:t>
      </w:r>
      <w:r w:rsidR="004F1126" w:rsidRPr="008B2B36">
        <w:rPr>
          <w:szCs w:val="20"/>
        </w:rPr>
        <w:t>environment</w:t>
      </w:r>
      <w:r w:rsidRPr="008B2B36">
        <w:rPr>
          <w:szCs w:val="20"/>
        </w:rPr>
        <w:t xml:space="preserve"> in real projects and validate it in post-silicon debug.</w:t>
      </w:r>
    </w:p>
    <w:p w14:paraId="487A01A3" w14:textId="77777777" w:rsidR="009502D4" w:rsidRPr="009502D4" w:rsidRDefault="00862EB5" w:rsidP="00205F87">
      <w:pPr>
        <w:pStyle w:val="Heading1"/>
        <w:rPr>
          <w:rStyle w:val="Heading1Char"/>
          <w:rFonts w:eastAsia="宋体"/>
          <w:smallCaps/>
          <w:lang w:eastAsia="zh-CN"/>
        </w:rPr>
      </w:pPr>
      <w:r w:rsidRPr="009502D4">
        <w:rPr>
          <w:rStyle w:val="Heading1Char"/>
          <w:smallCaps/>
        </w:rPr>
        <w:t>References</w:t>
      </w:r>
    </w:p>
    <w:p w14:paraId="6102AC3C" w14:textId="0F334AD4" w:rsidR="000535D4" w:rsidRPr="000535D4" w:rsidRDefault="000535D4" w:rsidP="000535D4">
      <w:pPr>
        <w:rPr>
          <w:rFonts w:ascii="TimesNewRomanPSMT" w:hAnsi="TimesNewRomanPSMT"/>
          <w:szCs w:val="20"/>
        </w:rPr>
      </w:pPr>
      <w:r>
        <w:t>[1</w:t>
      </w:r>
      <w:r w:rsidRPr="008B2B36">
        <w:t xml:space="preserve">] </w:t>
      </w:r>
      <w:r>
        <w:rPr>
          <w:rFonts w:ascii="TimesNewRomanPSMT" w:hAnsi="TimesNewRomanPSMT"/>
          <w:szCs w:val="20"/>
        </w:rPr>
        <w:t xml:space="preserve">IEEE Standard Test Interface </w:t>
      </w:r>
      <w:r w:rsidR="006C2F08">
        <w:rPr>
          <w:rFonts w:ascii="TimesNewRomanPSMT" w:hAnsi="TimesNewRomanPSMT"/>
          <w:szCs w:val="20"/>
        </w:rPr>
        <w:t>Language (STIL) for Digital Test Vector Data, Section 5. STIL orientation and capabilit</w:t>
      </w:r>
      <w:r w:rsidR="00D24A29">
        <w:rPr>
          <w:rFonts w:ascii="TimesNewRomanPSMT" w:hAnsi="TimesNewRomanPSMT"/>
          <w:szCs w:val="20"/>
        </w:rPr>
        <w:t>ies tutorial (informative), 10.</w:t>
      </w:r>
    </w:p>
    <w:p w14:paraId="0B9DB777" w14:textId="1D4BA269" w:rsidR="00251343" w:rsidRDefault="000535D4" w:rsidP="00251343">
      <w:pPr>
        <w:rPr>
          <w:rFonts w:ascii="TimesNewRomanPSMT" w:hAnsi="TimesNewRomanPSMT"/>
          <w:szCs w:val="20"/>
        </w:rPr>
      </w:pPr>
      <w:r>
        <w:t>[2</w:t>
      </w:r>
      <w:r w:rsidR="00862EB5" w:rsidRPr="008B2B36">
        <w:t xml:space="preserve">] </w:t>
      </w:r>
      <w:r w:rsidR="00251343">
        <w:rPr>
          <w:rFonts w:ascii="TimesNewRomanPSMT" w:hAnsi="TimesNewRomanPSMT"/>
          <w:szCs w:val="20"/>
        </w:rPr>
        <w:t>Stuart Sutherland and Tom Fitzpatrick, UVM Rapid Adoption: A Practical Subset of UVM, Section 3.7.4, 21,</w:t>
      </w:r>
    </w:p>
    <w:p w14:paraId="3C93FD43" w14:textId="77777777" w:rsidR="00251343" w:rsidRPr="00251343" w:rsidRDefault="00251343" w:rsidP="00251343">
      <w:pPr>
        <w:rPr>
          <w:u w:val="single"/>
        </w:rPr>
      </w:pPr>
      <w:r w:rsidRPr="00251343">
        <w:rPr>
          <w:u w:val="single"/>
        </w:rPr>
        <w:t>http://events.dvcon.org/events/proceedings.aspx?id=180-12</w:t>
      </w:r>
    </w:p>
    <w:p w14:paraId="1467D38D" w14:textId="62EEFEEC" w:rsidR="00251343" w:rsidRDefault="000535D4" w:rsidP="00251343">
      <w:r>
        <w:rPr>
          <w:rFonts w:ascii="TimesNewRomanPSMT" w:hAnsi="TimesNewRomanPSMT"/>
          <w:szCs w:val="20"/>
        </w:rPr>
        <w:t>[3</w:t>
      </w:r>
      <w:r w:rsidR="00862EB5" w:rsidRPr="008B2B36">
        <w:rPr>
          <w:rFonts w:ascii="TimesNewRomanPSMT" w:hAnsi="TimesNewRomanPSMT"/>
          <w:szCs w:val="20"/>
        </w:rPr>
        <w:t>]</w:t>
      </w:r>
      <w:r w:rsidR="005F1159">
        <w:rPr>
          <w:rFonts w:ascii="TimesNewRomanPSMT" w:hAnsi="TimesNewRomanPSMT"/>
          <w:szCs w:val="20"/>
        </w:rPr>
        <w:t xml:space="preserve"> </w:t>
      </w:r>
      <w:r w:rsidR="00251343">
        <w:t xml:space="preserve">Mentor Graphics, Online </w:t>
      </w:r>
      <w:r w:rsidR="00251343" w:rsidRPr="008B2B36">
        <w:t xml:space="preserve">UVM Cookbook, Section Sequences/Layering, 302–307, </w:t>
      </w:r>
    </w:p>
    <w:p w14:paraId="6E2B8463" w14:textId="77777777" w:rsidR="00251343" w:rsidRPr="00251343" w:rsidRDefault="00493354" w:rsidP="00251343">
      <w:hyperlink r:id="rId32" w:history="1">
        <w:r w:rsidR="00251343" w:rsidRPr="008B2B36">
          <w:rPr>
            <w:rStyle w:val="Hyperlink"/>
            <w:rFonts w:ascii="TimesNewRomanPSMT" w:hAnsi="TimesNewRomanPSMT"/>
            <w:szCs w:val="20"/>
          </w:rPr>
          <w:t>http://verificationacademy.com/cookbook</w:t>
        </w:r>
      </w:hyperlink>
    </w:p>
    <w:p w14:paraId="1682C4B3" w14:textId="723DA61E" w:rsidR="00E05DE5" w:rsidRDefault="000535D4" w:rsidP="005F1159">
      <w:pPr>
        <w:rPr>
          <w:szCs w:val="20"/>
        </w:rPr>
      </w:pPr>
      <w:r>
        <w:rPr>
          <w:szCs w:val="20"/>
        </w:rPr>
        <w:t>[4</w:t>
      </w:r>
      <w:r w:rsidR="00862EB5" w:rsidRPr="008B2B36">
        <w:rPr>
          <w:szCs w:val="20"/>
        </w:rPr>
        <w:t>]</w:t>
      </w:r>
      <w:r w:rsidR="005F1159">
        <w:rPr>
          <w:szCs w:val="20"/>
        </w:rPr>
        <w:t xml:space="preserve"> Mentor </w:t>
      </w:r>
      <w:r w:rsidR="005F1159">
        <w:t xml:space="preserve">Graphics, </w:t>
      </w:r>
      <w:hyperlink r:id="rId33" w:history="1">
        <w:r w:rsidR="00251343" w:rsidRPr="0024509D">
          <w:rPr>
            <w:rStyle w:val="Hyperlink"/>
            <w:szCs w:val="20"/>
          </w:rPr>
          <w:t>https://www.mentor.com/products/silicon-yield/getting_started_stil</w:t>
        </w:r>
      </w:hyperlink>
    </w:p>
    <w:p w14:paraId="31C0CEE3" w14:textId="77777777" w:rsidR="00251343" w:rsidRPr="008B2B36" w:rsidRDefault="00251343" w:rsidP="005F1159">
      <w:pPr>
        <w:rPr>
          <w:szCs w:val="20"/>
        </w:rPr>
      </w:pPr>
    </w:p>
    <w:sectPr w:rsidR="00251343" w:rsidRPr="008B2B36" w:rsidSect="008B2B36">
      <w:footerReference w:type="default" r:id="rId34"/>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DA9BC" w14:textId="77777777" w:rsidR="00493354" w:rsidRDefault="00493354">
      <w:r>
        <w:separator/>
      </w:r>
    </w:p>
  </w:endnote>
  <w:endnote w:type="continuationSeparator" w:id="0">
    <w:p w14:paraId="78929754" w14:textId="77777777" w:rsidR="00493354" w:rsidRDefault="00493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Baskerville">
    <w:panose1 w:val="02020502070401020303"/>
    <w:charset w:val="00"/>
    <w:family w:val="auto"/>
    <w:pitch w:val="variable"/>
    <w:sig w:usb0="80000067" w:usb1="00000000" w:usb2="00000000" w:usb3="00000000" w:csb0="0000019F" w:csb1="00000000"/>
  </w:font>
  <w:font w:name="Baskerville SemiBold">
    <w:panose1 w:val="02020702070400020203"/>
    <w:charset w:val="00"/>
    <w:family w:val="auto"/>
    <w:pitch w:val="variable"/>
    <w:sig w:usb0="80000067" w:usb1="00000040"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77777777" w:rsidR="00F33F8B" w:rsidRPr="00222ED2" w:rsidRDefault="00F33F8B" w:rsidP="00222ED2">
    <w:pPr>
      <w:pStyle w:val="Footer"/>
      <w:rPr>
        <w:rFonts w:ascii="Calibri" w:hAnsi="Calibri"/>
        <w:sz w:val="22"/>
      </w:rPr>
    </w:pPr>
    <w:r w:rsidRPr="00222ED2">
      <w:rPr>
        <w:noProof/>
        <w:lang w:val="en-US"/>
      </w:rPr>
      <w:drawing>
        <wp:inline distT="0" distB="0" distL="0" distR="0" wp14:anchorId="4CB6B02A" wp14:editId="179107EA">
          <wp:extent cx="805815" cy="31178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815" cy="311785"/>
                  </a:xfrm>
                  <a:prstGeom prst="rect">
                    <a:avLst/>
                  </a:prstGeom>
                  <a:noFill/>
                  <a:ln>
                    <a:noFill/>
                  </a:ln>
                </pic:spPr>
              </pic:pic>
            </a:graphicData>
          </a:graphic>
        </wp:inline>
      </w:drawing>
    </w:r>
    <w:r>
      <w:t xml:space="preserve">  </w:t>
    </w:r>
    <w:r w:rsidRPr="00222ED2">
      <w:rPr>
        <w:rFonts w:ascii="Calibri" w:hAnsi="Calibri"/>
        <w:sz w:val="22"/>
      </w:rPr>
      <w:t>© 2015 Advanced Micro Devices, Inc.  All rights reserved.</w:t>
    </w:r>
  </w:p>
  <w:p w14:paraId="690A21EC" w14:textId="77777777" w:rsidR="00F33F8B" w:rsidRDefault="00F33F8B">
    <w:pPr>
      <w:pStyle w:val="HeaderFooter"/>
      <w:tabs>
        <w:tab w:val="center" w:pos="4510"/>
      </w:tabs>
    </w:pPr>
    <w:r>
      <w:tab/>
    </w:r>
    <w:r>
      <w:tab/>
    </w:r>
    <w:r>
      <w:fldChar w:fldCharType="begin"/>
    </w:r>
    <w:r>
      <w:instrText xml:space="preserve"> PAGE </w:instrText>
    </w:r>
    <w:r>
      <w:fldChar w:fldCharType="separate"/>
    </w:r>
    <w:r w:rsidR="00752275">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F2D0D" w14:textId="77777777" w:rsidR="00493354" w:rsidRDefault="00493354">
      <w:r>
        <w:separator/>
      </w:r>
    </w:p>
  </w:footnote>
  <w:footnote w:type="continuationSeparator" w:id="0">
    <w:p w14:paraId="2FACE27B" w14:textId="77777777" w:rsidR="00493354" w:rsidRDefault="004933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749643AE"/>
    <w:lvl w:ilvl="0">
      <w:start w:val="1"/>
      <w:numFmt w:val="upperLetter"/>
      <w:pStyle w:val="Heading2"/>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Rui">
    <w15:presenceInfo w15:providerId="Windows Live" w15:userId="2b73110b33584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0"/>
  <w:doNotDisplayPageBoundaries/>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17C3"/>
    <w:rsid w:val="0000222A"/>
    <w:rsid w:val="00003986"/>
    <w:rsid w:val="0001082D"/>
    <w:rsid w:val="00012DCD"/>
    <w:rsid w:val="00022F0C"/>
    <w:rsid w:val="00030FC2"/>
    <w:rsid w:val="0003120A"/>
    <w:rsid w:val="000315F0"/>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C2A85"/>
    <w:rsid w:val="000C6BAD"/>
    <w:rsid w:val="000D410B"/>
    <w:rsid w:val="000D601F"/>
    <w:rsid w:val="000E4276"/>
    <w:rsid w:val="000F0ED0"/>
    <w:rsid w:val="000F3916"/>
    <w:rsid w:val="000F4FAE"/>
    <w:rsid w:val="000F5658"/>
    <w:rsid w:val="00102079"/>
    <w:rsid w:val="00104A53"/>
    <w:rsid w:val="00104F09"/>
    <w:rsid w:val="001148BF"/>
    <w:rsid w:val="001157DB"/>
    <w:rsid w:val="00116B4E"/>
    <w:rsid w:val="0013500D"/>
    <w:rsid w:val="0013506A"/>
    <w:rsid w:val="00137134"/>
    <w:rsid w:val="0014238C"/>
    <w:rsid w:val="00143784"/>
    <w:rsid w:val="00143D96"/>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B286F"/>
    <w:rsid w:val="001C37D3"/>
    <w:rsid w:val="001C4399"/>
    <w:rsid w:val="001C49B6"/>
    <w:rsid w:val="001C4FAB"/>
    <w:rsid w:val="001D234C"/>
    <w:rsid w:val="001D4A24"/>
    <w:rsid w:val="001D68E0"/>
    <w:rsid w:val="001D6AAF"/>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44A4"/>
    <w:rsid w:val="00251343"/>
    <w:rsid w:val="00267698"/>
    <w:rsid w:val="00270154"/>
    <w:rsid w:val="00270382"/>
    <w:rsid w:val="002772E8"/>
    <w:rsid w:val="00292C80"/>
    <w:rsid w:val="00297985"/>
    <w:rsid w:val="002A40B0"/>
    <w:rsid w:val="002B291E"/>
    <w:rsid w:val="002B526B"/>
    <w:rsid w:val="002C07A0"/>
    <w:rsid w:val="002C117C"/>
    <w:rsid w:val="002C406D"/>
    <w:rsid w:val="002D2AE1"/>
    <w:rsid w:val="002D49DE"/>
    <w:rsid w:val="002F7D4F"/>
    <w:rsid w:val="00304593"/>
    <w:rsid w:val="003061EE"/>
    <w:rsid w:val="003148C8"/>
    <w:rsid w:val="00322914"/>
    <w:rsid w:val="003230E8"/>
    <w:rsid w:val="00332D78"/>
    <w:rsid w:val="00341AED"/>
    <w:rsid w:val="00343013"/>
    <w:rsid w:val="003539D2"/>
    <w:rsid w:val="0036133F"/>
    <w:rsid w:val="003618D2"/>
    <w:rsid w:val="0036238D"/>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2CFF"/>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35D89"/>
    <w:rsid w:val="004417F4"/>
    <w:rsid w:val="00443647"/>
    <w:rsid w:val="00443735"/>
    <w:rsid w:val="0044480A"/>
    <w:rsid w:val="00452D5B"/>
    <w:rsid w:val="00461857"/>
    <w:rsid w:val="004619C4"/>
    <w:rsid w:val="00463E70"/>
    <w:rsid w:val="00464258"/>
    <w:rsid w:val="00475315"/>
    <w:rsid w:val="00475DCB"/>
    <w:rsid w:val="00481573"/>
    <w:rsid w:val="0048251B"/>
    <w:rsid w:val="00484F12"/>
    <w:rsid w:val="00493354"/>
    <w:rsid w:val="004A319E"/>
    <w:rsid w:val="004A51C7"/>
    <w:rsid w:val="004A7349"/>
    <w:rsid w:val="004C31A3"/>
    <w:rsid w:val="004C4069"/>
    <w:rsid w:val="004D44B7"/>
    <w:rsid w:val="004D4D40"/>
    <w:rsid w:val="004D76A6"/>
    <w:rsid w:val="004E4656"/>
    <w:rsid w:val="004E48E2"/>
    <w:rsid w:val="004E6BE3"/>
    <w:rsid w:val="004E6D6C"/>
    <w:rsid w:val="004F1126"/>
    <w:rsid w:val="004F2BE7"/>
    <w:rsid w:val="00501874"/>
    <w:rsid w:val="00511B00"/>
    <w:rsid w:val="00521C58"/>
    <w:rsid w:val="0052577D"/>
    <w:rsid w:val="00530188"/>
    <w:rsid w:val="00530302"/>
    <w:rsid w:val="005328E6"/>
    <w:rsid w:val="00533FCF"/>
    <w:rsid w:val="0054728F"/>
    <w:rsid w:val="00547D38"/>
    <w:rsid w:val="0055420C"/>
    <w:rsid w:val="00555014"/>
    <w:rsid w:val="00556FB2"/>
    <w:rsid w:val="0056514D"/>
    <w:rsid w:val="005712EA"/>
    <w:rsid w:val="00573822"/>
    <w:rsid w:val="0057540C"/>
    <w:rsid w:val="00585384"/>
    <w:rsid w:val="00591D56"/>
    <w:rsid w:val="0059206D"/>
    <w:rsid w:val="00597A29"/>
    <w:rsid w:val="005A7EF0"/>
    <w:rsid w:val="005C788F"/>
    <w:rsid w:val="005E7196"/>
    <w:rsid w:val="005F0603"/>
    <w:rsid w:val="005F1159"/>
    <w:rsid w:val="005F255D"/>
    <w:rsid w:val="005F4DD7"/>
    <w:rsid w:val="005F7E22"/>
    <w:rsid w:val="00600F31"/>
    <w:rsid w:val="00602210"/>
    <w:rsid w:val="00602E2F"/>
    <w:rsid w:val="006031B2"/>
    <w:rsid w:val="00610344"/>
    <w:rsid w:val="00611FEE"/>
    <w:rsid w:val="00615D92"/>
    <w:rsid w:val="00627FD4"/>
    <w:rsid w:val="006346F9"/>
    <w:rsid w:val="00646167"/>
    <w:rsid w:val="006533EC"/>
    <w:rsid w:val="00665332"/>
    <w:rsid w:val="00666E04"/>
    <w:rsid w:val="00676DDE"/>
    <w:rsid w:val="00677134"/>
    <w:rsid w:val="006867A2"/>
    <w:rsid w:val="006A7DB5"/>
    <w:rsid w:val="006B4AE1"/>
    <w:rsid w:val="006B4C12"/>
    <w:rsid w:val="006B5FCD"/>
    <w:rsid w:val="006C15F4"/>
    <w:rsid w:val="006C1816"/>
    <w:rsid w:val="006C220B"/>
    <w:rsid w:val="006C27EA"/>
    <w:rsid w:val="006C2F08"/>
    <w:rsid w:val="006C4549"/>
    <w:rsid w:val="006C66A2"/>
    <w:rsid w:val="006D49D9"/>
    <w:rsid w:val="006D7899"/>
    <w:rsid w:val="006F01E9"/>
    <w:rsid w:val="006F130E"/>
    <w:rsid w:val="006F7C4C"/>
    <w:rsid w:val="00700491"/>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4793F"/>
    <w:rsid w:val="00750A9D"/>
    <w:rsid w:val="00752275"/>
    <w:rsid w:val="00757881"/>
    <w:rsid w:val="00762067"/>
    <w:rsid w:val="00765E88"/>
    <w:rsid w:val="00771CD2"/>
    <w:rsid w:val="00780722"/>
    <w:rsid w:val="007815D1"/>
    <w:rsid w:val="0078703E"/>
    <w:rsid w:val="00794877"/>
    <w:rsid w:val="00795895"/>
    <w:rsid w:val="00796133"/>
    <w:rsid w:val="007A66CE"/>
    <w:rsid w:val="007A6CE6"/>
    <w:rsid w:val="007B008D"/>
    <w:rsid w:val="007B2400"/>
    <w:rsid w:val="007B57F9"/>
    <w:rsid w:val="007C04FB"/>
    <w:rsid w:val="007C1EB9"/>
    <w:rsid w:val="007C4126"/>
    <w:rsid w:val="007C6573"/>
    <w:rsid w:val="007C67A2"/>
    <w:rsid w:val="007D0BC5"/>
    <w:rsid w:val="007D17ED"/>
    <w:rsid w:val="007D2411"/>
    <w:rsid w:val="007D39BD"/>
    <w:rsid w:val="007E7B9D"/>
    <w:rsid w:val="007F11E0"/>
    <w:rsid w:val="007F775B"/>
    <w:rsid w:val="008017EB"/>
    <w:rsid w:val="00801B7D"/>
    <w:rsid w:val="00802996"/>
    <w:rsid w:val="008157D3"/>
    <w:rsid w:val="00820401"/>
    <w:rsid w:val="008212E8"/>
    <w:rsid w:val="008216CD"/>
    <w:rsid w:val="008268B9"/>
    <w:rsid w:val="00830F51"/>
    <w:rsid w:val="008315B3"/>
    <w:rsid w:val="00832EF5"/>
    <w:rsid w:val="00840EDE"/>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57FF"/>
    <w:rsid w:val="008E4405"/>
    <w:rsid w:val="008F0240"/>
    <w:rsid w:val="009047FC"/>
    <w:rsid w:val="009134D2"/>
    <w:rsid w:val="00914B1A"/>
    <w:rsid w:val="009213C9"/>
    <w:rsid w:val="00923AF8"/>
    <w:rsid w:val="009276C7"/>
    <w:rsid w:val="009343B5"/>
    <w:rsid w:val="00934821"/>
    <w:rsid w:val="0093539B"/>
    <w:rsid w:val="00944C1B"/>
    <w:rsid w:val="009502D4"/>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50A2"/>
    <w:rsid w:val="009D5553"/>
    <w:rsid w:val="009E4B9F"/>
    <w:rsid w:val="009E4EC9"/>
    <w:rsid w:val="009F12AF"/>
    <w:rsid w:val="009F2813"/>
    <w:rsid w:val="009F5601"/>
    <w:rsid w:val="00A01A21"/>
    <w:rsid w:val="00A029E8"/>
    <w:rsid w:val="00A02B3D"/>
    <w:rsid w:val="00A06978"/>
    <w:rsid w:val="00A06F0E"/>
    <w:rsid w:val="00A12F85"/>
    <w:rsid w:val="00A217BC"/>
    <w:rsid w:val="00A3288E"/>
    <w:rsid w:val="00A45BE1"/>
    <w:rsid w:val="00A47F6A"/>
    <w:rsid w:val="00A51F26"/>
    <w:rsid w:val="00A52FF7"/>
    <w:rsid w:val="00A555F3"/>
    <w:rsid w:val="00A579EB"/>
    <w:rsid w:val="00A72DF9"/>
    <w:rsid w:val="00A74328"/>
    <w:rsid w:val="00A75463"/>
    <w:rsid w:val="00A77A20"/>
    <w:rsid w:val="00A91398"/>
    <w:rsid w:val="00AA6B08"/>
    <w:rsid w:val="00AA7FC7"/>
    <w:rsid w:val="00AB3195"/>
    <w:rsid w:val="00AB3EB7"/>
    <w:rsid w:val="00AB4EC6"/>
    <w:rsid w:val="00AB5DC1"/>
    <w:rsid w:val="00AC0E64"/>
    <w:rsid w:val="00AC1DFD"/>
    <w:rsid w:val="00AC1FDF"/>
    <w:rsid w:val="00AD0199"/>
    <w:rsid w:val="00AD1D99"/>
    <w:rsid w:val="00AD20BF"/>
    <w:rsid w:val="00AD4DB5"/>
    <w:rsid w:val="00AE1018"/>
    <w:rsid w:val="00AE5088"/>
    <w:rsid w:val="00AF3BE1"/>
    <w:rsid w:val="00AF4134"/>
    <w:rsid w:val="00AF499E"/>
    <w:rsid w:val="00B030AD"/>
    <w:rsid w:val="00B03612"/>
    <w:rsid w:val="00B07868"/>
    <w:rsid w:val="00B21394"/>
    <w:rsid w:val="00B27626"/>
    <w:rsid w:val="00B30B67"/>
    <w:rsid w:val="00B36C45"/>
    <w:rsid w:val="00B406F8"/>
    <w:rsid w:val="00B40C0C"/>
    <w:rsid w:val="00B42AFD"/>
    <w:rsid w:val="00B47B67"/>
    <w:rsid w:val="00B52A86"/>
    <w:rsid w:val="00B5371B"/>
    <w:rsid w:val="00B67DA5"/>
    <w:rsid w:val="00B706DD"/>
    <w:rsid w:val="00B810FA"/>
    <w:rsid w:val="00B81EF4"/>
    <w:rsid w:val="00B831AA"/>
    <w:rsid w:val="00B848A9"/>
    <w:rsid w:val="00B85449"/>
    <w:rsid w:val="00B90778"/>
    <w:rsid w:val="00B915E4"/>
    <w:rsid w:val="00B92493"/>
    <w:rsid w:val="00B95026"/>
    <w:rsid w:val="00BA23EF"/>
    <w:rsid w:val="00BB3AE5"/>
    <w:rsid w:val="00BB66EC"/>
    <w:rsid w:val="00BC11E9"/>
    <w:rsid w:val="00BC21FE"/>
    <w:rsid w:val="00BC5CBA"/>
    <w:rsid w:val="00BD0109"/>
    <w:rsid w:val="00BD41F1"/>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702D"/>
    <w:rsid w:val="00C6065B"/>
    <w:rsid w:val="00C653EB"/>
    <w:rsid w:val="00C65953"/>
    <w:rsid w:val="00C6628E"/>
    <w:rsid w:val="00C73270"/>
    <w:rsid w:val="00C73639"/>
    <w:rsid w:val="00C76D2F"/>
    <w:rsid w:val="00C771F9"/>
    <w:rsid w:val="00C85A9A"/>
    <w:rsid w:val="00C861FC"/>
    <w:rsid w:val="00C86650"/>
    <w:rsid w:val="00C955EC"/>
    <w:rsid w:val="00C95DF9"/>
    <w:rsid w:val="00C97DB2"/>
    <w:rsid w:val="00CA3713"/>
    <w:rsid w:val="00CC3C44"/>
    <w:rsid w:val="00CD1767"/>
    <w:rsid w:val="00CD1EF7"/>
    <w:rsid w:val="00CD43EB"/>
    <w:rsid w:val="00CD6CB6"/>
    <w:rsid w:val="00CE0AC4"/>
    <w:rsid w:val="00CE12CE"/>
    <w:rsid w:val="00CE1758"/>
    <w:rsid w:val="00CF1CB8"/>
    <w:rsid w:val="00CF21E9"/>
    <w:rsid w:val="00CF619C"/>
    <w:rsid w:val="00D04DD2"/>
    <w:rsid w:val="00D057A5"/>
    <w:rsid w:val="00D24A29"/>
    <w:rsid w:val="00D2621D"/>
    <w:rsid w:val="00D26FFD"/>
    <w:rsid w:val="00D279BF"/>
    <w:rsid w:val="00D304D5"/>
    <w:rsid w:val="00D310A1"/>
    <w:rsid w:val="00D422C2"/>
    <w:rsid w:val="00D45B43"/>
    <w:rsid w:val="00D51933"/>
    <w:rsid w:val="00D52371"/>
    <w:rsid w:val="00D62741"/>
    <w:rsid w:val="00D62A7F"/>
    <w:rsid w:val="00D62DC8"/>
    <w:rsid w:val="00D70784"/>
    <w:rsid w:val="00D713E0"/>
    <w:rsid w:val="00D728B7"/>
    <w:rsid w:val="00D72B0D"/>
    <w:rsid w:val="00D7605A"/>
    <w:rsid w:val="00D76B45"/>
    <w:rsid w:val="00D76CF8"/>
    <w:rsid w:val="00D7775C"/>
    <w:rsid w:val="00D818C9"/>
    <w:rsid w:val="00D81DF0"/>
    <w:rsid w:val="00D82DF5"/>
    <w:rsid w:val="00D937F7"/>
    <w:rsid w:val="00DA1DEF"/>
    <w:rsid w:val="00DA5533"/>
    <w:rsid w:val="00DB4413"/>
    <w:rsid w:val="00DB5E6F"/>
    <w:rsid w:val="00DC4726"/>
    <w:rsid w:val="00DC6037"/>
    <w:rsid w:val="00DC763E"/>
    <w:rsid w:val="00DC7EA7"/>
    <w:rsid w:val="00DD47B1"/>
    <w:rsid w:val="00DD4A88"/>
    <w:rsid w:val="00DD7E20"/>
    <w:rsid w:val="00DE2D08"/>
    <w:rsid w:val="00DE322A"/>
    <w:rsid w:val="00DF3320"/>
    <w:rsid w:val="00DF41A2"/>
    <w:rsid w:val="00E02F78"/>
    <w:rsid w:val="00E05DE5"/>
    <w:rsid w:val="00E117BB"/>
    <w:rsid w:val="00E2468F"/>
    <w:rsid w:val="00E42837"/>
    <w:rsid w:val="00E43521"/>
    <w:rsid w:val="00E474A7"/>
    <w:rsid w:val="00E50E68"/>
    <w:rsid w:val="00E53003"/>
    <w:rsid w:val="00E64C35"/>
    <w:rsid w:val="00E65E69"/>
    <w:rsid w:val="00E70893"/>
    <w:rsid w:val="00E80AD2"/>
    <w:rsid w:val="00E9677C"/>
    <w:rsid w:val="00EA6CC5"/>
    <w:rsid w:val="00EB7FF1"/>
    <w:rsid w:val="00EC278D"/>
    <w:rsid w:val="00EC2D07"/>
    <w:rsid w:val="00EC3FFF"/>
    <w:rsid w:val="00EC48D5"/>
    <w:rsid w:val="00ED09BF"/>
    <w:rsid w:val="00ED78A6"/>
    <w:rsid w:val="00EE08E3"/>
    <w:rsid w:val="00EE7F6A"/>
    <w:rsid w:val="00EF1818"/>
    <w:rsid w:val="00EF288B"/>
    <w:rsid w:val="00EF45EA"/>
    <w:rsid w:val="00EF7633"/>
    <w:rsid w:val="00F04707"/>
    <w:rsid w:val="00F069E7"/>
    <w:rsid w:val="00F20529"/>
    <w:rsid w:val="00F26ECF"/>
    <w:rsid w:val="00F276F7"/>
    <w:rsid w:val="00F27D8E"/>
    <w:rsid w:val="00F30BE3"/>
    <w:rsid w:val="00F338BC"/>
    <w:rsid w:val="00F33F8B"/>
    <w:rsid w:val="00F349B7"/>
    <w:rsid w:val="00F34AB0"/>
    <w:rsid w:val="00F36F05"/>
    <w:rsid w:val="00F42370"/>
    <w:rsid w:val="00F43C9B"/>
    <w:rsid w:val="00F44AF8"/>
    <w:rsid w:val="00F5246B"/>
    <w:rsid w:val="00F52C72"/>
    <w:rsid w:val="00F53077"/>
    <w:rsid w:val="00F54604"/>
    <w:rsid w:val="00F645D2"/>
    <w:rsid w:val="00F648F0"/>
    <w:rsid w:val="00F7347F"/>
    <w:rsid w:val="00F83B4B"/>
    <w:rsid w:val="00F845FF"/>
    <w:rsid w:val="00F86609"/>
    <w:rsid w:val="00F87894"/>
    <w:rsid w:val="00F90F0A"/>
    <w:rsid w:val="00F9365A"/>
    <w:rsid w:val="00F94AC9"/>
    <w:rsid w:val="00FA15D1"/>
    <w:rsid w:val="00FB070D"/>
    <w:rsid w:val="00FB400C"/>
    <w:rsid w:val="00FB4169"/>
    <w:rsid w:val="00FC6473"/>
    <w:rsid w:val="00FD10F2"/>
    <w:rsid w:val="00FD1C9E"/>
    <w:rsid w:val="00FD69DF"/>
    <w:rsid w:val="00FE4E01"/>
    <w:rsid w:val="00FE59AA"/>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077"/>
    <w:pPr>
      <w:pBdr>
        <w:top w:val="nil"/>
        <w:left w:val="nil"/>
        <w:bottom w:val="nil"/>
        <w:right w:val="nil"/>
        <w:between w:val="nil"/>
        <w:bar w:val="nil"/>
      </w:pBdr>
      <w:ind w:firstLine="198"/>
      <w:jc w:val="both"/>
    </w:pPr>
    <w:rPr>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 w:val="20"/>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 w:val="20"/>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gif"/><Relationship Id="rId21" Type="http://schemas.openxmlformats.org/officeDocument/2006/relationships/image" Target="media/image12.gif"/><Relationship Id="rId22" Type="http://schemas.openxmlformats.org/officeDocument/2006/relationships/image" Target="media/image13.png"/><Relationship Id="rId23" Type="http://schemas.openxmlformats.org/officeDocument/2006/relationships/image" Target="media/image14.gif"/><Relationship Id="rId24" Type="http://schemas.openxmlformats.org/officeDocument/2006/relationships/image" Target="media/image15.png"/><Relationship Id="rId25" Type="http://schemas.openxmlformats.org/officeDocument/2006/relationships/image" Target="media/image16.gif"/><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hyperlink" Target="http://verificationacademy.com/cookbook"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mentor.com/products/silicon-yield/getting_started_stil" TargetMode="Externa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gif"/><Relationship Id="rId11" Type="http://schemas.openxmlformats.org/officeDocument/2006/relationships/image" Target="media/image2.gif"/><Relationship Id="rId12" Type="http://schemas.openxmlformats.org/officeDocument/2006/relationships/image" Target="media/image3.gif"/><Relationship Id="rId13" Type="http://schemas.openxmlformats.org/officeDocument/2006/relationships/image" Target="media/image4.gif"/><Relationship Id="rId14" Type="http://schemas.openxmlformats.org/officeDocument/2006/relationships/image" Target="media/image5.gif"/><Relationship Id="rId15" Type="http://schemas.openxmlformats.org/officeDocument/2006/relationships/image" Target="media/image6.gif"/><Relationship Id="rId16" Type="http://schemas.openxmlformats.org/officeDocument/2006/relationships/image" Target="media/image7.gif"/><Relationship Id="rId17" Type="http://schemas.openxmlformats.org/officeDocument/2006/relationships/image" Target="media/image8.gif"/><Relationship Id="rId18" Type="http://schemas.openxmlformats.org/officeDocument/2006/relationships/image" Target="media/image9.gif"/><Relationship Id="rId19" Type="http://schemas.openxmlformats.org/officeDocument/2006/relationships/image" Target="media/image10.gif"/><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3.xml><?xml version="1.0" encoding="utf-8"?>
<ds:datastoreItem xmlns:ds="http://schemas.openxmlformats.org/officeDocument/2006/customXml" ds:itemID="{7522432A-05B4-DB46-82B0-F5620FF74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22</Pages>
  <Words>4411</Words>
  <Characters>25148</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29501</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Rui</dc:creator>
  <cp:keywords/>
  <dc:description/>
  <cp:lastModifiedBy>Huang Rui</cp:lastModifiedBy>
  <cp:revision>27</cp:revision>
  <cp:lastPrinted>2015-12-21T03:00:00Z</cp:lastPrinted>
  <dcterms:created xsi:type="dcterms:W3CDTF">2016-01-03T05:38:00Z</dcterms:created>
  <dcterms:modified xsi:type="dcterms:W3CDTF">2016-01-05T09:08:00Z</dcterms:modified>
</cp:coreProperties>
</file>